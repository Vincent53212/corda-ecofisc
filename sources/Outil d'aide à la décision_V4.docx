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AAE7" w14:textId="394E3FA3" w:rsidR="00E7568A" w:rsidRPr="001F1690" w:rsidRDefault="00BA0FD3" w:rsidP="007701D5">
      <w:pPr>
        <w:jc w:val="center"/>
        <w:rPr>
          <w:rFonts w:ascii="Manrope" w:hAnsi="Manrope"/>
          <w:b/>
          <w:bCs/>
          <w:sz w:val="24"/>
          <w:szCs w:val="24"/>
        </w:rPr>
      </w:pPr>
      <w:r w:rsidRPr="001F1690">
        <w:rPr>
          <w:rFonts w:ascii="Manrope" w:hAnsi="Manrope"/>
          <w:b/>
          <w:bCs/>
          <w:sz w:val="24"/>
          <w:szCs w:val="24"/>
        </w:rPr>
        <w:t>Outil d’aide à la décision quant aux mesures fiscales municipales</w:t>
      </w:r>
      <w:r w:rsidR="007701D5">
        <w:rPr>
          <w:rFonts w:ascii="Manrope" w:hAnsi="Manrope"/>
          <w:b/>
          <w:bCs/>
          <w:sz w:val="24"/>
          <w:szCs w:val="24"/>
        </w:rPr>
        <w:br/>
      </w:r>
      <w:r w:rsidR="007701D5" w:rsidRPr="007701D5">
        <w:rPr>
          <w:rFonts w:ascii="Manrope" w:hAnsi="Manrope"/>
          <w:b/>
          <w:bCs/>
          <w:i/>
          <w:iCs/>
          <w:sz w:val="24"/>
          <w:szCs w:val="24"/>
        </w:rPr>
        <w:t>Guide d’utilisation</w:t>
      </w:r>
    </w:p>
    <w:p w14:paraId="6446512B" w14:textId="3F436A0A" w:rsidR="00720617" w:rsidRDefault="00A31E7A" w:rsidP="00A31E7A">
      <w:pPr>
        <w:spacing w:before="120"/>
        <w:jc w:val="both"/>
        <w:rPr>
          <w:rFonts w:ascii="Manrope" w:eastAsia="Manrope" w:hAnsi="Manrope" w:cs="Manrope"/>
          <w:sz w:val="24"/>
          <w:szCs w:val="24"/>
        </w:rPr>
      </w:pPr>
      <w:r>
        <w:rPr>
          <w:rFonts w:ascii="Manrope" w:eastAsia="Manrope" w:hAnsi="Manrope" w:cs="Manrope"/>
          <w:sz w:val="24"/>
          <w:szCs w:val="24"/>
        </w:rPr>
        <w:t xml:space="preserve">Considérant l’étendue des possibilités </w:t>
      </w:r>
      <w:r w:rsidR="00720617">
        <w:rPr>
          <w:rFonts w:ascii="Manrope" w:eastAsia="Manrope" w:hAnsi="Manrope" w:cs="Manrope"/>
          <w:sz w:val="24"/>
          <w:szCs w:val="24"/>
        </w:rPr>
        <w:t>en matière</w:t>
      </w:r>
      <w:r>
        <w:rPr>
          <w:rFonts w:ascii="Manrope" w:eastAsia="Manrope" w:hAnsi="Manrope" w:cs="Manrope"/>
          <w:sz w:val="24"/>
          <w:szCs w:val="24"/>
        </w:rPr>
        <w:t xml:space="preserve"> d’application des pouvoirs fiscaux, une municipalité peut entreprendre </w:t>
      </w:r>
      <w:r w:rsidR="006713E2">
        <w:rPr>
          <w:rFonts w:ascii="Manrope" w:eastAsia="Manrope" w:hAnsi="Manrope" w:cs="Manrope"/>
          <w:sz w:val="24"/>
          <w:szCs w:val="24"/>
        </w:rPr>
        <w:t>l’</w:t>
      </w:r>
      <w:r>
        <w:rPr>
          <w:rFonts w:ascii="Manrope" w:eastAsia="Manrope" w:hAnsi="Manrope" w:cs="Manrope"/>
          <w:sz w:val="24"/>
          <w:szCs w:val="24"/>
        </w:rPr>
        <w:t>analyse de certaines mesures applicables afin</w:t>
      </w:r>
      <w:r w:rsidR="00720617">
        <w:rPr>
          <w:rFonts w:ascii="Manrope" w:eastAsia="Manrope" w:hAnsi="Manrope" w:cs="Manrope"/>
          <w:sz w:val="24"/>
          <w:szCs w:val="24"/>
        </w:rPr>
        <w:t>, d’une part,</w:t>
      </w:r>
      <w:r>
        <w:rPr>
          <w:rFonts w:ascii="Manrope" w:eastAsia="Manrope" w:hAnsi="Manrope" w:cs="Manrope"/>
          <w:sz w:val="24"/>
          <w:szCs w:val="24"/>
        </w:rPr>
        <w:t xml:space="preserve"> d’identifier celles qui sont le plus sus</w:t>
      </w:r>
      <w:r w:rsidR="00720617">
        <w:rPr>
          <w:rFonts w:ascii="Manrope" w:eastAsia="Manrope" w:hAnsi="Manrope" w:cs="Manrope"/>
          <w:sz w:val="24"/>
          <w:szCs w:val="24"/>
        </w:rPr>
        <w:t xml:space="preserve">ceptibles d’atteindre les objectifs qu’elle s’est fixée et, d’autre part, de prioriser et de planifier leur déploiement. Cette analyse peut s’appuyer sur le présent outil d’aide à la décision, et </w:t>
      </w:r>
      <w:r w:rsidR="00BF7C70">
        <w:rPr>
          <w:rFonts w:ascii="Manrope" w:eastAsia="Manrope" w:hAnsi="Manrope" w:cs="Manrope"/>
          <w:sz w:val="24"/>
          <w:szCs w:val="24"/>
        </w:rPr>
        <w:t>la grille d’analyse en fichier</w:t>
      </w:r>
      <w:r w:rsidR="00720617">
        <w:rPr>
          <w:rFonts w:ascii="Manrope" w:eastAsia="Manrope" w:hAnsi="Manrope" w:cs="Manrope"/>
          <w:sz w:val="24"/>
          <w:szCs w:val="24"/>
        </w:rPr>
        <w:t xml:space="preserve"> Excel qui l’accompagne</w:t>
      </w:r>
      <w:r w:rsidR="00BF7C70">
        <w:rPr>
          <w:rFonts w:ascii="Manrope" w:eastAsia="Manrope" w:hAnsi="Manrope" w:cs="Manrope"/>
          <w:sz w:val="24"/>
          <w:szCs w:val="24"/>
        </w:rPr>
        <w:t xml:space="preserve">. </w:t>
      </w:r>
      <w:r w:rsidR="006713E2">
        <w:rPr>
          <w:rFonts w:ascii="Manrope" w:eastAsia="Manrope" w:hAnsi="Manrope" w:cs="Manrope"/>
          <w:sz w:val="24"/>
          <w:szCs w:val="24"/>
        </w:rPr>
        <w:t xml:space="preserve">Celui-ci </w:t>
      </w:r>
      <w:r w:rsidR="00720617">
        <w:rPr>
          <w:rFonts w:ascii="Manrope" w:eastAsia="Manrope" w:hAnsi="Manrope" w:cs="Manrope"/>
          <w:sz w:val="24"/>
          <w:szCs w:val="24"/>
        </w:rPr>
        <w:t>peut être adapté en fonction des mesures ou des critères qu’elle souhaite analyser ou mettre de l’avant.</w:t>
      </w:r>
      <w:r w:rsidR="006278E1" w:rsidRPr="006278E1">
        <w:t xml:space="preserve"> </w:t>
      </w:r>
      <w:r w:rsidR="006278E1" w:rsidRPr="006278E1">
        <w:rPr>
          <w:rFonts w:ascii="Manrope" w:eastAsia="Manrope" w:hAnsi="Manrope" w:cs="Manrope"/>
          <w:sz w:val="24"/>
          <w:szCs w:val="24"/>
        </w:rPr>
        <w:t>Il est possible de supprimer des mesures ou des critères ou</w:t>
      </w:r>
      <w:r w:rsidR="007C3353">
        <w:rPr>
          <w:rFonts w:ascii="Manrope" w:eastAsia="Manrope" w:hAnsi="Manrope" w:cs="Manrope"/>
          <w:sz w:val="24"/>
          <w:szCs w:val="24"/>
        </w:rPr>
        <w:t>,</w:t>
      </w:r>
      <w:r w:rsidR="006278E1" w:rsidRPr="006278E1">
        <w:rPr>
          <w:rFonts w:ascii="Manrope" w:eastAsia="Manrope" w:hAnsi="Manrope" w:cs="Manrope"/>
          <w:sz w:val="24"/>
          <w:szCs w:val="24"/>
        </w:rPr>
        <w:t xml:space="preserve"> encore</w:t>
      </w:r>
      <w:r w:rsidR="007C3353">
        <w:rPr>
          <w:rFonts w:ascii="Manrope" w:eastAsia="Manrope" w:hAnsi="Manrope" w:cs="Manrope"/>
          <w:sz w:val="24"/>
          <w:szCs w:val="24"/>
        </w:rPr>
        <w:t>,</w:t>
      </w:r>
      <w:r w:rsidR="006278E1" w:rsidRPr="006278E1">
        <w:rPr>
          <w:rFonts w:ascii="Manrope" w:eastAsia="Manrope" w:hAnsi="Manrope" w:cs="Manrope"/>
          <w:sz w:val="24"/>
          <w:szCs w:val="24"/>
        </w:rPr>
        <w:t xml:space="preserve"> d'en ajouter.</w:t>
      </w:r>
    </w:p>
    <w:p w14:paraId="28F62B46" w14:textId="420EEDC9" w:rsidR="00BF7C70" w:rsidRPr="00A31E7A" w:rsidRDefault="00BF7C70" w:rsidP="00BF7C70">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r>
        <w:rPr>
          <w:rFonts w:ascii="Manrope" w:eastAsia="Manrope" w:hAnsi="Manrope" w:cs="Manrope"/>
          <w:b/>
          <w:color w:val="000000"/>
          <w:sz w:val="24"/>
          <w:szCs w:val="24"/>
        </w:rPr>
        <w:t>1</w:t>
      </w:r>
      <w:r w:rsidRPr="00A31E7A">
        <w:rPr>
          <w:rFonts w:ascii="Manrope" w:eastAsia="Manrope" w:hAnsi="Manrope" w:cs="Manrope"/>
          <w:b/>
          <w:color w:val="000000"/>
          <w:sz w:val="24"/>
          <w:szCs w:val="24"/>
        </w:rPr>
        <w:t xml:space="preserve">. </w:t>
      </w:r>
      <w:r>
        <w:rPr>
          <w:rFonts w:ascii="Manrope" w:eastAsia="Manrope" w:hAnsi="Manrope" w:cs="Manrope"/>
          <w:b/>
          <w:color w:val="000000"/>
          <w:sz w:val="24"/>
          <w:szCs w:val="24"/>
        </w:rPr>
        <w:t>Présentation de l’outil d’aide à la décision</w:t>
      </w:r>
    </w:p>
    <w:p w14:paraId="25149356" w14:textId="3B355B35" w:rsidR="001A18E6" w:rsidRDefault="001A18E6" w:rsidP="00A31E7A">
      <w:pPr>
        <w:pBdr>
          <w:top w:val="nil"/>
          <w:left w:val="nil"/>
          <w:bottom w:val="nil"/>
          <w:right w:val="nil"/>
          <w:between w:val="nil"/>
        </w:pBdr>
        <w:spacing w:after="240" w:line="240" w:lineRule="auto"/>
        <w:jc w:val="both"/>
        <w:rPr>
          <w:rFonts w:ascii="Manrope" w:eastAsia="Manrope" w:hAnsi="Manrope" w:cs="Manrope"/>
          <w:b/>
          <w:bCs/>
          <w:sz w:val="24"/>
          <w:szCs w:val="24"/>
        </w:rPr>
      </w:pPr>
      <w:r w:rsidRPr="001A18E6">
        <w:rPr>
          <w:rFonts w:ascii="Manrope" w:eastAsia="Manrope" w:hAnsi="Manrope" w:cs="Manrope"/>
          <w:b/>
          <w:bCs/>
          <w:sz w:val="24"/>
          <w:szCs w:val="24"/>
        </w:rPr>
        <w:t>1.1 Organisation de l'outil d'aide à la décision</w:t>
      </w:r>
    </w:p>
    <w:p w14:paraId="4DED7B3A" w14:textId="7D43E5AA" w:rsidR="001A18E6" w:rsidRDefault="00B25018" w:rsidP="00A31E7A">
      <w:pPr>
        <w:pBdr>
          <w:top w:val="nil"/>
          <w:left w:val="nil"/>
          <w:bottom w:val="nil"/>
          <w:right w:val="nil"/>
          <w:between w:val="nil"/>
        </w:pBdr>
        <w:spacing w:after="240" w:line="240" w:lineRule="auto"/>
        <w:jc w:val="both"/>
        <w:rPr>
          <w:rFonts w:ascii="Manrope" w:eastAsia="Manrope" w:hAnsi="Manrope" w:cs="Manrope"/>
          <w:sz w:val="24"/>
          <w:szCs w:val="24"/>
        </w:rPr>
      </w:pPr>
      <w:r w:rsidRPr="00B25018">
        <w:rPr>
          <w:rFonts w:ascii="Manrope" w:eastAsia="Manrope" w:hAnsi="Manrope" w:cs="Manrope"/>
          <w:sz w:val="24"/>
          <w:szCs w:val="24"/>
        </w:rPr>
        <w:t>L'outil d'aide à la décision</w:t>
      </w:r>
      <w:r w:rsidR="007C3353">
        <w:rPr>
          <w:rFonts w:ascii="Manrope" w:eastAsia="Manrope" w:hAnsi="Manrope" w:cs="Manrope"/>
          <w:sz w:val="24"/>
          <w:szCs w:val="24"/>
        </w:rPr>
        <w:t xml:space="preserve">, qui prend la forme d’un </w:t>
      </w:r>
      <w:r w:rsidR="007C3353" w:rsidRPr="00B25018">
        <w:rPr>
          <w:rFonts w:ascii="Manrope" w:eastAsia="Manrope" w:hAnsi="Manrope" w:cs="Manrope"/>
          <w:sz w:val="24"/>
          <w:szCs w:val="24"/>
        </w:rPr>
        <w:t xml:space="preserve">fichier </w:t>
      </w:r>
      <w:r w:rsidR="007C3353">
        <w:rPr>
          <w:rFonts w:ascii="Manrope" w:eastAsia="Manrope" w:hAnsi="Manrope" w:cs="Manrope"/>
          <w:sz w:val="24"/>
          <w:szCs w:val="24"/>
        </w:rPr>
        <w:t>E</w:t>
      </w:r>
      <w:r w:rsidR="007C3353" w:rsidRPr="00B25018">
        <w:rPr>
          <w:rFonts w:ascii="Manrope" w:eastAsia="Manrope" w:hAnsi="Manrope" w:cs="Manrope"/>
          <w:sz w:val="24"/>
          <w:szCs w:val="24"/>
        </w:rPr>
        <w:t>xcel</w:t>
      </w:r>
      <w:r w:rsidR="007C3353">
        <w:rPr>
          <w:rFonts w:ascii="Manrope" w:eastAsia="Manrope" w:hAnsi="Manrope" w:cs="Manrope"/>
          <w:sz w:val="24"/>
          <w:szCs w:val="24"/>
        </w:rPr>
        <w:t>, e</w:t>
      </w:r>
      <w:r w:rsidRPr="00B25018">
        <w:rPr>
          <w:rFonts w:ascii="Manrope" w:eastAsia="Manrope" w:hAnsi="Manrope" w:cs="Manrope"/>
          <w:sz w:val="24"/>
          <w:szCs w:val="24"/>
        </w:rPr>
        <w:t>st organisé en plusieurs feuilles.</w:t>
      </w:r>
    </w:p>
    <w:p w14:paraId="612EC10F" w14:textId="26E5A5AF" w:rsidR="003C3573" w:rsidRPr="00B25018" w:rsidRDefault="00B25018" w:rsidP="00A31E7A">
      <w:pPr>
        <w:pBdr>
          <w:top w:val="nil"/>
          <w:left w:val="nil"/>
          <w:bottom w:val="nil"/>
          <w:right w:val="nil"/>
          <w:between w:val="nil"/>
        </w:pBdr>
        <w:spacing w:after="240" w:line="240" w:lineRule="auto"/>
        <w:jc w:val="both"/>
        <w:rPr>
          <w:rFonts w:ascii="Manrope" w:eastAsia="Manrope" w:hAnsi="Manrope" w:cs="Manrope"/>
          <w:sz w:val="24"/>
          <w:szCs w:val="24"/>
        </w:rPr>
      </w:pPr>
      <w:r w:rsidRPr="00B25018">
        <w:rPr>
          <w:rFonts w:ascii="Manrope" w:eastAsia="Manrope" w:hAnsi="Manrope" w:cs="Manrope"/>
          <w:sz w:val="24"/>
          <w:szCs w:val="24"/>
        </w:rPr>
        <w:t>La première feuille</w:t>
      </w:r>
      <w:r w:rsidR="007C3353">
        <w:rPr>
          <w:rFonts w:ascii="Manrope" w:eastAsia="Manrope" w:hAnsi="Manrope" w:cs="Manrope"/>
          <w:sz w:val="24"/>
          <w:szCs w:val="24"/>
        </w:rPr>
        <w:t xml:space="preserve"> suivant la description de l’outil, nommée</w:t>
      </w:r>
      <w:r w:rsidRPr="00B25018">
        <w:rPr>
          <w:rFonts w:ascii="Manrope" w:eastAsia="Manrope" w:hAnsi="Manrope" w:cs="Manrope"/>
          <w:sz w:val="24"/>
          <w:szCs w:val="24"/>
        </w:rPr>
        <w:t xml:space="preserve"> </w:t>
      </w:r>
      <w:r w:rsidR="007C3353">
        <w:rPr>
          <w:rFonts w:ascii="Manrope" w:eastAsia="Manrope" w:hAnsi="Manrope" w:cs="Manrope"/>
          <w:sz w:val="24"/>
          <w:szCs w:val="24"/>
        </w:rPr>
        <w:t>« </w:t>
      </w:r>
      <w:r w:rsidRPr="00B25018">
        <w:rPr>
          <w:rFonts w:ascii="Manrope" w:eastAsia="Manrope" w:hAnsi="Manrope" w:cs="Manrope"/>
          <w:sz w:val="24"/>
          <w:szCs w:val="24"/>
        </w:rPr>
        <w:t>liste des mesures</w:t>
      </w:r>
      <w:r w:rsidR="007C3353">
        <w:rPr>
          <w:rFonts w:ascii="Manrope" w:eastAsia="Manrope" w:hAnsi="Manrope" w:cs="Manrope"/>
          <w:sz w:val="24"/>
          <w:szCs w:val="24"/>
        </w:rPr>
        <w:t> »,</w:t>
      </w:r>
      <w:r w:rsidRPr="00B25018">
        <w:rPr>
          <w:rFonts w:ascii="Manrope" w:eastAsia="Manrope" w:hAnsi="Manrope" w:cs="Manrope"/>
          <w:sz w:val="24"/>
          <w:szCs w:val="24"/>
        </w:rPr>
        <w:t xml:space="preserve"> présente des mesures de diversification des revenus selon différents objectifs</w:t>
      </w:r>
      <w:r w:rsidR="007C3353">
        <w:rPr>
          <w:rFonts w:ascii="Manrope" w:eastAsia="Manrope" w:hAnsi="Manrope" w:cs="Manrope"/>
          <w:sz w:val="24"/>
          <w:szCs w:val="24"/>
        </w:rPr>
        <w:t>,</w:t>
      </w:r>
      <w:r w:rsidRPr="00B25018">
        <w:rPr>
          <w:rFonts w:ascii="Manrope" w:eastAsia="Manrope" w:hAnsi="Manrope" w:cs="Manrope"/>
          <w:sz w:val="24"/>
          <w:szCs w:val="24"/>
        </w:rPr>
        <w:t xml:space="preserve"> soit les mesures basées sur la valeur foncière, de mobilité durable, d’aménagement et d’urbanisme, de réduction des matières résiduelles vouées à l’enfouissement, d’amélioration de la qualité de l’air et de réduction des</w:t>
      </w:r>
      <w:r w:rsidR="007C3353">
        <w:rPr>
          <w:rFonts w:ascii="Manrope" w:eastAsia="Manrope" w:hAnsi="Manrope" w:cs="Manrope"/>
          <w:sz w:val="24"/>
          <w:szCs w:val="24"/>
        </w:rPr>
        <w:t xml:space="preserve"> émissions de gaz à effet de serre</w:t>
      </w:r>
      <w:r w:rsidRPr="00B25018">
        <w:rPr>
          <w:rFonts w:ascii="Manrope" w:eastAsia="Manrope" w:hAnsi="Manrope" w:cs="Manrope"/>
          <w:sz w:val="24"/>
          <w:szCs w:val="24"/>
        </w:rPr>
        <w:t xml:space="preserve"> </w:t>
      </w:r>
      <w:r w:rsidR="007C3353">
        <w:rPr>
          <w:rFonts w:ascii="Manrope" w:eastAsia="Manrope" w:hAnsi="Manrope" w:cs="Manrope"/>
          <w:sz w:val="24"/>
          <w:szCs w:val="24"/>
        </w:rPr>
        <w:t>(</w:t>
      </w:r>
      <w:r w:rsidRPr="00B25018">
        <w:rPr>
          <w:rFonts w:ascii="Manrope" w:eastAsia="Manrope" w:hAnsi="Manrope" w:cs="Manrope"/>
          <w:sz w:val="24"/>
          <w:szCs w:val="24"/>
        </w:rPr>
        <w:t>GES</w:t>
      </w:r>
      <w:r w:rsidR="007C3353">
        <w:rPr>
          <w:rFonts w:ascii="Manrope" w:eastAsia="Manrope" w:hAnsi="Manrope" w:cs="Manrope"/>
          <w:sz w:val="24"/>
          <w:szCs w:val="24"/>
        </w:rPr>
        <w:t>), ainsi que celles</w:t>
      </w:r>
      <w:r w:rsidRPr="00B25018">
        <w:rPr>
          <w:rFonts w:ascii="Manrope" w:eastAsia="Manrope" w:hAnsi="Manrope" w:cs="Manrope"/>
          <w:sz w:val="24"/>
          <w:szCs w:val="24"/>
        </w:rPr>
        <w:t xml:space="preserve"> liées à l’eau potable et aux eaux usées.</w:t>
      </w:r>
      <w:r w:rsidR="00775D46" w:rsidRPr="00775D46">
        <w:rPr>
          <w:rFonts w:ascii="Manrope" w:eastAsia="Manrope" w:hAnsi="Manrope" w:cs="Manrope"/>
          <w:sz w:val="24"/>
          <w:szCs w:val="24"/>
        </w:rPr>
        <w:t xml:space="preserve"> Un hyperlien cliquable permet de se rendre directement à la feuille d'analyse individuelle </w:t>
      </w:r>
      <w:r w:rsidR="00226B92">
        <w:rPr>
          <w:rFonts w:ascii="Manrope" w:eastAsia="Manrope" w:hAnsi="Manrope" w:cs="Manrope"/>
          <w:sz w:val="24"/>
          <w:szCs w:val="24"/>
        </w:rPr>
        <w:t>de</w:t>
      </w:r>
      <w:r w:rsidR="00775D46" w:rsidRPr="00775D46">
        <w:rPr>
          <w:rFonts w:ascii="Manrope" w:eastAsia="Manrope" w:hAnsi="Manrope" w:cs="Manrope"/>
          <w:sz w:val="24"/>
          <w:szCs w:val="24"/>
        </w:rPr>
        <w:t xml:space="preserve"> chacune des mesures</w:t>
      </w:r>
      <w:r w:rsidR="007C3353">
        <w:rPr>
          <w:rFonts w:ascii="Manrope" w:eastAsia="Manrope" w:hAnsi="Manrope" w:cs="Manrope"/>
          <w:sz w:val="24"/>
          <w:szCs w:val="24"/>
        </w:rPr>
        <w:t>.</w:t>
      </w:r>
    </w:p>
    <w:p w14:paraId="470025D6" w14:textId="389CAEEF" w:rsidR="003C3573" w:rsidRDefault="007C3353" w:rsidP="00A31E7A">
      <w:pPr>
        <w:pBdr>
          <w:top w:val="nil"/>
          <w:left w:val="nil"/>
          <w:bottom w:val="nil"/>
          <w:right w:val="nil"/>
          <w:between w:val="nil"/>
        </w:pBdr>
        <w:spacing w:after="24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Cette</w:t>
      </w:r>
      <w:r w:rsidR="00C73262">
        <w:rPr>
          <w:rFonts w:ascii="Manrope" w:eastAsia="Manrope" w:hAnsi="Manrope" w:cs="Manrope"/>
          <w:color w:val="000000"/>
          <w:sz w:val="24"/>
          <w:szCs w:val="24"/>
        </w:rPr>
        <w:t xml:space="preserve"> feuille « </w:t>
      </w:r>
      <w:r>
        <w:rPr>
          <w:rFonts w:ascii="Manrope" w:eastAsia="Manrope" w:hAnsi="Manrope" w:cs="Manrope"/>
          <w:color w:val="000000"/>
          <w:sz w:val="24"/>
          <w:szCs w:val="24"/>
        </w:rPr>
        <w:t>l</w:t>
      </w:r>
      <w:r w:rsidR="00C73262">
        <w:rPr>
          <w:rFonts w:ascii="Manrope" w:eastAsia="Manrope" w:hAnsi="Manrope" w:cs="Manrope"/>
          <w:color w:val="000000"/>
          <w:sz w:val="24"/>
          <w:szCs w:val="24"/>
        </w:rPr>
        <w:t>iste des mesures »</w:t>
      </w:r>
      <w:r w:rsidR="003C3573" w:rsidRPr="003C3573">
        <w:rPr>
          <w:rFonts w:ascii="Manrope" w:eastAsia="Manrope" w:hAnsi="Manrope" w:cs="Manrope"/>
          <w:color w:val="000000"/>
          <w:sz w:val="24"/>
          <w:szCs w:val="24"/>
        </w:rPr>
        <w:t xml:space="preserve"> présente aussi l</w:t>
      </w:r>
      <w:r>
        <w:rPr>
          <w:rFonts w:ascii="Manrope" w:eastAsia="Manrope" w:hAnsi="Manrope" w:cs="Manrope"/>
          <w:color w:val="000000"/>
          <w:sz w:val="24"/>
          <w:szCs w:val="24"/>
        </w:rPr>
        <w:t>a source d</w:t>
      </w:r>
      <w:r w:rsidR="003C3573" w:rsidRPr="003C3573">
        <w:rPr>
          <w:rFonts w:ascii="Manrope" w:eastAsia="Manrope" w:hAnsi="Manrope" w:cs="Manrope"/>
          <w:color w:val="000000"/>
          <w:sz w:val="24"/>
          <w:szCs w:val="24"/>
        </w:rPr>
        <w:t>es pouvoir</w:t>
      </w:r>
      <w:r>
        <w:rPr>
          <w:rFonts w:ascii="Manrope" w:eastAsia="Manrope" w:hAnsi="Manrope" w:cs="Manrope"/>
          <w:color w:val="000000"/>
          <w:sz w:val="24"/>
          <w:szCs w:val="24"/>
        </w:rPr>
        <w:t>s</w:t>
      </w:r>
      <w:r w:rsidR="003C3573" w:rsidRPr="003C3573">
        <w:rPr>
          <w:rFonts w:ascii="Manrope" w:eastAsia="Manrope" w:hAnsi="Manrope" w:cs="Manrope"/>
          <w:color w:val="000000"/>
          <w:sz w:val="24"/>
          <w:szCs w:val="24"/>
        </w:rPr>
        <w:t xml:space="preserve"> habilitants</w:t>
      </w:r>
      <w:r>
        <w:rPr>
          <w:rFonts w:ascii="Manrope" w:eastAsia="Manrope" w:hAnsi="Manrope" w:cs="Manrope"/>
          <w:color w:val="000000"/>
          <w:sz w:val="24"/>
          <w:szCs w:val="24"/>
        </w:rPr>
        <w:t>,</w:t>
      </w:r>
      <w:r w:rsidR="003C3573" w:rsidRPr="003C3573">
        <w:rPr>
          <w:rFonts w:ascii="Manrope" w:eastAsia="Manrope" w:hAnsi="Manrope" w:cs="Manrope"/>
          <w:color w:val="000000"/>
          <w:sz w:val="24"/>
          <w:szCs w:val="24"/>
        </w:rPr>
        <w:t xml:space="preserve"> soit la </w:t>
      </w:r>
      <w:r w:rsidR="003C3573" w:rsidRPr="007C3353">
        <w:rPr>
          <w:rFonts w:ascii="Manrope" w:eastAsia="Manrope" w:hAnsi="Manrope" w:cs="Manrope"/>
          <w:i/>
          <w:iCs/>
          <w:color w:val="000000"/>
          <w:sz w:val="24"/>
          <w:szCs w:val="24"/>
        </w:rPr>
        <w:t>Loi sur la fiscalité municipale</w:t>
      </w:r>
      <w:r w:rsidR="003C3573" w:rsidRPr="003C3573">
        <w:rPr>
          <w:rFonts w:ascii="Manrope" w:eastAsia="Manrope" w:hAnsi="Manrope" w:cs="Manrope"/>
          <w:color w:val="000000"/>
          <w:sz w:val="24"/>
          <w:szCs w:val="24"/>
        </w:rPr>
        <w:t xml:space="preserve"> (LFM), la </w:t>
      </w:r>
      <w:r w:rsidR="003C3573" w:rsidRPr="007C3353">
        <w:rPr>
          <w:rFonts w:ascii="Manrope" w:eastAsia="Manrope" w:hAnsi="Manrope" w:cs="Manrope"/>
          <w:i/>
          <w:iCs/>
          <w:color w:val="000000"/>
          <w:sz w:val="24"/>
          <w:szCs w:val="24"/>
        </w:rPr>
        <w:t>Loi sur l'aménagement et l'urbanisme</w:t>
      </w:r>
      <w:r w:rsidR="003C3573" w:rsidRPr="003C3573">
        <w:rPr>
          <w:rFonts w:ascii="Manrope" w:eastAsia="Manrope" w:hAnsi="Manrope" w:cs="Manrope"/>
          <w:color w:val="000000"/>
          <w:sz w:val="24"/>
          <w:szCs w:val="24"/>
        </w:rPr>
        <w:t xml:space="preserve"> (LAU), le pouvoir général de taxation (PGT) et le pouvoir général de redevances réglementaires (PGRR).</w:t>
      </w:r>
    </w:p>
    <w:p w14:paraId="6FE31451" w14:textId="49D3EB70" w:rsidR="003C3573" w:rsidRDefault="003C3573" w:rsidP="0018512D">
      <w:pPr>
        <w:spacing w:before="120" w:line="240" w:lineRule="auto"/>
        <w:jc w:val="both"/>
        <w:rPr>
          <w:rFonts w:ascii="Manrope" w:eastAsia="Manrope" w:hAnsi="Manrope" w:cs="Manrope"/>
          <w:b/>
          <w:bCs/>
          <w:sz w:val="24"/>
          <w:szCs w:val="24"/>
        </w:rPr>
      </w:pPr>
      <w:r w:rsidRPr="003C3573">
        <w:rPr>
          <w:rFonts w:ascii="Manrope" w:eastAsia="Manrope" w:hAnsi="Manrope" w:cs="Manrope"/>
          <w:b/>
          <w:bCs/>
          <w:sz w:val="24"/>
          <w:szCs w:val="24"/>
        </w:rPr>
        <w:t>1.2 La grille d'analyse</w:t>
      </w:r>
    </w:p>
    <w:p w14:paraId="2B17ACAB" w14:textId="3AA3383C" w:rsidR="00C73262" w:rsidRPr="00C73262" w:rsidRDefault="00C73262" w:rsidP="00C73262">
      <w:pPr>
        <w:pBdr>
          <w:top w:val="nil"/>
          <w:left w:val="nil"/>
          <w:bottom w:val="nil"/>
          <w:right w:val="nil"/>
          <w:between w:val="nil"/>
        </w:pBdr>
        <w:spacing w:after="240" w:line="240" w:lineRule="auto"/>
        <w:jc w:val="both"/>
        <w:rPr>
          <w:rFonts w:ascii="Manrope" w:eastAsia="Manrope" w:hAnsi="Manrope" w:cs="Manrope"/>
          <w:color w:val="000000"/>
          <w:sz w:val="24"/>
          <w:szCs w:val="24"/>
        </w:rPr>
      </w:pPr>
      <w:r w:rsidRPr="00A31E7A">
        <w:rPr>
          <w:rFonts w:ascii="Manrope" w:eastAsia="Manrope" w:hAnsi="Manrope" w:cs="Manrope"/>
          <w:sz w:val="24"/>
          <w:szCs w:val="24"/>
        </w:rPr>
        <w:t>La grille d’analyse</w:t>
      </w:r>
      <w:r>
        <w:rPr>
          <w:rFonts w:ascii="Manrope" w:eastAsia="Manrope" w:hAnsi="Manrope" w:cs="Manrope"/>
          <w:sz w:val="24"/>
          <w:szCs w:val="24"/>
        </w:rPr>
        <w:t xml:space="preserve"> </w:t>
      </w:r>
      <w:r w:rsidRPr="00A31E7A">
        <w:rPr>
          <w:rFonts w:ascii="Manrope" w:eastAsia="Manrope" w:hAnsi="Manrope" w:cs="Manrope"/>
          <w:sz w:val="24"/>
          <w:szCs w:val="24"/>
        </w:rPr>
        <w:t>permet de documenter</w:t>
      </w:r>
      <w:r w:rsidRPr="00A31E7A">
        <w:rPr>
          <w:rFonts w:ascii="Manrope" w:eastAsia="Manrope" w:hAnsi="Manrope" w:cs="Manrope"/>
          <w:color w:val="000000"/>
          <w:sz w:val="24"/>
          <w:szCs w:val="24"/>
        </w:rPr>
        <w:t xml:space="preserve"> les principaux avantages et inconvénients de</w:t>
      </w:r>
      <w:r w:rsidR="00EE23EB">
        <w:rPr>
          <w:rFonts w:ascii="Manrope" w:eastAsia="Manrope" w:hAnsi="Manrope" w:cs="Manrope"/>
          <w:color w:val="000000"/>
          <w:sz w:val="24"/>
          <w:szCs w:val="24"/>
        </w:rPr>
        <w:t>s</w:t>
      </w:r>
      <w:r>
        <w:rPr>
          <w:rFonts w:ascii="Manrope" w:eastAsia="Manrope" w:hAnsi="Manrope" w:cs="Manrope"/>
          <w:color w:val="000000"/>
          <w:sz w:val="24"/>
          <w:szCs w:val="24"/>
        </w:rPr>
        <w:t xml:space="preserve"> différents </w:t>
      </w:r>
      <w:r w:rsidRPr="00A31E7A">
        <w:rPr>
          <w:rFonts w:ascii="Manrope" w:eastAsia="Manrope" w:hAnsi="Manrope" w:cs="Manrope"/>
          <w:color w:val="000000"/>
          <w:sz w:val="24"/>
          <w:szCs w:val="24"/>
        </w:rPr>
        <w:t>outils de financement</w:t>
      </w:r>
      <w:r>
        <w:rPr>
          <w:rFonts w:ascii="Manrope" w:eastAsia="Manrope" w:hAnsi="Manrope" w:cs="Manrope"/>
          <w:color w:val="000000"/>
          <w:sz w:val="24"/>
          <w:szCs w:val="24"/>
        </w:rPr>
        <w:t>. Une liste non-exhaustive de différentes mesures fiscales, par assiette de prélèvement ou par objectif de politique publique, est disponible à la feuille « Liste des mesures »</w:t>
      </w:r>
      <w:r w:rsidR="00C94333">
        <w:rPr>
          <w:rFonts w:ascii="Manrope" w:eastAsia="Manrope" w:hAnsi="Manrope" w:cs="Manrope"/>
          <w:color w:val="000000"/>
          <w:sz w:val="24"/>
          <w:szCs w:val="24"/>
        </w:rPr>
        <w:t xml:space="preserve"> et à l’</w:t>
      </w:r>
      <w:r w:rsidR="00EE23EB">
        <w:rPr>
          <w:rFonts w:ascii="Manrope" w:eastAsia="Manrope" w:hAnsi="Manrope" w:cs="Manrope"/>
          <w:color w:val="000000"/>
          <w:sz w:val="24"/>
          <w:szCs w:val="24"/>
        </w:rPr>
        <w:t>A</w:t>
      </w:r>
      <w:r w:rsidR="00C94333">
        <w:rPr>
          <w:rFonts w:ascii="Manrope" w:eastAsia="Manrope" w:hAnsi="Manrope" w:cs="Manrope"/>
          <w:color w:val="000000"/>
          <w:sz w:val="24"/>
          <w:szCs w:val="24"/>
        </w:rPr>
        <w:t>nnexe A</w:t>
      </w:r>
      <w:r w:rsidR="00EE23EB">
        <w:rPr>
          <w:rFonts w:ascii="Manrope" w:eastAsia="Manrope" w:hAnsi="Manrope" w:cs="Manrope"/>
          <w:color w:val="000000"/>
          <w:sz w:val="24"/>
          <w:szCs w:val="24"/>
        </w:rPr>
        <w:t xml:space="preserve"> du présent document</w:t>
      </w:r>
      <w:r w:rsidRPr="00A31E7A">
        <w:rPr>
          <w:rFonts w:ascii="Manrope" w:eastAsia="Manrope" w:hAnsi="Manrope" w:cs="Manrope"/>
          <w:color w:val="000000"/>
          <w:sz w:val="24"/>
          <w:szCs w:val="24"/>
        </w:rPr>
        <w:t xml:space="preserve">. </w:t>
      </w:r>
    </w:p>
    <w:p w14:paraId="11F2F77E" w14:textId="058692D8" w:rsidR="001635EE" w:rsidRDefault="001635EE" w:rsidP="00A31E7A">
      <w:pPr>
        <w:pBdr>
          <w:top w:val="nil"/>
          <w:left w:val="nil"/>
          <w:bottom w:val="nil"/>
          <w:right w:val="nil"/>
          <w:between w:val="nil"/>
        </w:pBdr>
        <w:spacing w:after="240" w:line="240" w:lineRule="auto"/>
        <w:jc w:val="both"/>
        <w:rPr>
          <w:rFonts w:ascii="Manrope" w:eastAsia="Manrope" w:hAnsi="Manrope" w:cs="Manrope"/>
          <w:sz w:val="24"/>
          <w:szCs w:val="24"/>
        </w:rPr>
      </w:pPr>
      <w:r w:rsidRPr="001635EE">
        <w:rPr>
          <w:rFonts w:ascii="Manrope" w:eastAsia="Manrope" w:hAnsi="Manrope" w:cs="Manrope"/>
          <w:sz w:val="24"/>
          <w:szCs w:val="24"/>
        </w:rPr>
        <w:t xml:space="preserve">Cette grille consiste </w:t>
      </w:r>
      <w:r w:rsidR="00EE23EB">
        <w:rPr>
          <w:rFonts w:ascii="Manrope" w:eastAsia="Manrope" w:hAnsi="Manrope" w:cs="Manrope"/>
          <w:sz w:val="24"/>
          <w:szCs w:val="24"/>
        </w:rPr>
        <w:t xml:space="preserve">en </w:t>
      </w:r>
      <w:r w:rsidRPr="001635EE">
        <w:rPr>
          <w:rFonts w:ascii="Manrope" w:eastAsia="Manrope" w:hAnsi="Manrope" w:cs="Manrope"/>
          <w:sz w:val="24"/>
          <w:szCs w:val="24"/>
        </w:rPr>
        <w:t xml:space="preserve">plusieurs feuilles du même fichier Excel. Chacune des mesures possède sa propre feuille identifiée par son nom et disponible à partir du lien cliquable à la feuille </w:t>
      </w:r>
      <w:r w:rsidR="00EE23EB">
        <w:rPr>
          <w:rFonts w:ascii="Manrope" w:eastAsia="Manrope" w:hAnsi="Manrope" w:cs="Manrope"/>
          <w:sz w:val="24"/>
          <w:szCs w:val="24"/>
        </w:rPr>
        <w:t>« </w:t>
      </w:r>
      <w:r w:rsidRPr="001635EE">
        <w:rPr>
          <w:rFonts w:ascii="Manrope" w:eastAsia="Manrope" w:hAnsi="Manrope" w:cs="Manrope"/>
          <w:sz w:val="24"/>
          <w:szCs w:val="24"/>
        </w:rPr>
        <w:t>Liste des mesures</w:t>
      </w:r>
      <w:r w:rsidR="00EE23EB">
        <w:rPr>
          <w:rFonts w:ascii="Manrope" w:eastAsia="Manrope" w:hAnsi="Manrope" w:cs="Manrope"/>
          <w:sz w:val="24"/>
          <w:szCs w:val="24"/>
        </w:rPr>
        <w:t> ».</w:t>
      </w:r>
      <w:r w:rsidRPr="001635EE">
        <w:rPr>
          <w:rFonts w:ascii="Manrope" w:eastAsia="Manrope" w:hAnsi="Manrope" w:cs="Manrope"/>
          <w:sz w:val="24"/>
          <w:szCs w:val="24"/>
        </w:rPr>
        <w:t xml:space="preserve"> La dernière feuille</w:t>
      </w:r>
      <w:r w:rsidR="00EE23EB">
        <w:rPr>
          <w:rFonts w:ascii="Manrope" w:eastAsia="Manrope" w:hAnsi="Manrope" w:cs="Manrope"/>
          <w:sz w:val="24"/>
          <w:szCs w:val="24"/>
        </w:rPr>
        <w:t>, intitulée</w:t>
      </w:r>
      <w:r w:rsidRPr="001635EE">
        <w:rPr>
          <w:rFonts w:ascii="Manrope" w:eastAsia="Manrope" w:hAnsi="Manrope" w:cs="Manrope"/>
          <w:sz w:val="24"/>
          <w:szCs w:val="24"/>
        </w:rPr>
        <w:t xml:space="preserve"> </w:t>
      </w:r>
      <w:r w:rsidR="00EE23EB">
        <w:rPr>
          <w:rFonts w:ascii="Manrope" w:eastAsia="Manrope" w:hAnsi="Manrope" w:cs="Manrope"/>
          <w:sz w:val="24"/>
          <w:szCs w:val="24"/>
        </w:rPr>
        <w:t>« </w:t>
      </w:r>
      <w:r w:rsidRPr="001635EE">
        <w:rPr>
          <w:rFonts w:ascii="Manrope" w:eastAsia="Manrope" w:hAnsi="Manrope" w:cs="Manrope"/>
          <w:sz w:val="24"/>
          <w:szCs w:val="24"/>
        </w:rPr>
        <w:t>Analyse multicritère</w:t>
      </w:r>
      <w:r w:rsidR="00EE23EB">
        <w:rPr>
          <w:rFonts w:ascii="Manrope" w:eastAsia="Manrope" w:hAnsi="Manrope" w:cs="Manrope"/>
          <w:sz w:val="24"/>
          <w:szCs w:val="24"/>
        </w:rPr>
        <w:t> »</w:t>
      </w:r>
      <w:r w:rsidRPr="001635EE">
        <w:rPr>
          <w:rFonts w:ascii="Manrope" w:eastAsia="Manrope" w:hAnsi="Manrope" w:cs="Manrope"/>
          <w:sz w:val="24"/>
          <w:szCs w:val="24"/>
        </w:rPr>
        <w:t xml:space="preserve"> présente les résultats détaillés d</w:t>
      </w:r>
      <w:r w:rsidR="00EE23EB">
        <w:rPr>
          <w:rFonts w:ascii="Manrope" w:eastAsia="Manrope" w:hAnsi="Manrope" w:cs="Manrope"/>
          <w:sz w:val="24"/>
          <w:szCs w:val="24"/>
        </w:rPr>
        <w:t>e l’</w:t>
      </w:r>
      <w:r w:rsidRPr="001635EE">
        <w:rPr>
          <w:rFonts w:ascii="Manrope" w:eastAsia="Manrope" w:hAnsi="Manrope" w:cs="Manrope"/>
          <w:sz w:val="24"/>
          <w:szCs w:val="24"/>
        </w:rPr>
        <w:t xml:space="preserve">analyse multicritère </w:t>
      </w:r>
      <w:r w:rsidR="00EE23EB">
        <w:rPr>
          <w:rFonts w:ascii="Manrope" w:eastAsia="Manrope" w:hAnsi="Manrope" w:cs="Manrope"/>
          <w:sz w:val="24"/>
          <w:szCs w:val="24"/>
        </w:rPr>
        <w:t>de</w:t>
      </w:r>
      <w:r w:rsidRPr="001635EE">
        <w:rPr>
          <w:rFonts w:ascii="Manrope" w:eastAsia="Manrope" w:hAnsi="Manrope" w:cs="Manrope"/>
          <w:sz w:val="24"/>
          <w:szCs w:val="24"/>
        </w:rPr>
        <w:t xml:space="preserve"> chacune des mesures fiscales, </w:t>
      </w:r>
      <w:r w:rsidRPr="001635EE">
        <w:rPr>
          <w:rFonts w:ascii="Manrope" w:eastAsia="Manrope" w:hAnsi="Manrope" w:cs="Manrope"/>
          <w:sz w:val="24"/>
          <w:szCs w:val="24"/>
        </w:rPr>
        <w:lastRenderedPageBreak/>
        <w:t xml:space="preserve">alors que la feuille </w:t>
      </w:r>
      <w:r w:rsidR="00EE23EB">
        <w:rPr>
          <w:rFonts w:ascii="Manrope" w:eastAsia="Manrope" w:hAnsi="Manrope" w:cs="Manrope"/>
          <w:sz w:val="24"/>
          <w:szCs w:val="24"/>
        </w:rPr>
        <w:t>« </w:t>
      </w:r>
      <w:r w:rsidRPr="001635EE">
        <w:rPr>
          <w:rFonts w:ascii="Manrope" w:eastAsia="Manrope" w:hAnsi="Manrope" w:cs="Manrope"/>
          <w:sz w:val="24"/>
          <w:szCs w:val="24"/>
        </w:rPr>
        <w:t>Synthèse</w:t>
      </w:r>
      <w:r w:rsidR="00EE23EB">
        <w:rPr>
          <w:rFonts w:ascii="Manrope" w:eastAsia="Manrope" w:hAnsi="Manrope" w:cs="Manrope"/>
          <w:sz w:val="24"/>
          <w:szCs w:val="24"/>
        </w:rPr>
        <w:t> », basée sur la feuille « Analyse multicritère »,</w:t>
      </w:r>
      <w:r w:rsidRPr="001635EE">
        <w:rPr>
          <w:rFonts w:ascii="Manrope" w:eastAsia="Manrope" w:hAnsi="Manrope" w:cs="Manrope"/>
          <w:sz w:val="24"/>
          <w:szCs w:val="24"/>
        </w:rPr>
        <w:t xml:space="preserve"> offre une synthèse de l’analyse et des recommandations.</w:t>
      </w:r>
    </w:p>
    <w:p w14:paraId="13918BE8" w14:textId="6C67B87D" w:rsidR="00C5322F" w:rsidRDefault="00C5322F" w:rsidP="00A31E7A">
      <w:pPr>
        <w:pBdr>
          <w:top w:val="nil"/>
          <w:left w:val="nil"/>
          <w:bottom w:val="nil"/>
          <w:right w:val="nil"/>
          <w:between w:val="nil"/>
        </w:pBdr>
        <w:spacing w:after="240" w:line="240" w:lineRule="auto"/>
        <w:jc w:val="both"/>
        <w:rPr>
          <w:rFonts w:ascii="Manrope" w:eastAsia="Manrope" w:hAnsi="Manrope" w:cs="Manrope"/>
          <w:sz w:val="24"/>
          <w:szCs w:val="24"/>
        </w:rPr>
      </w:pPr>
      <w:r w:rsidRPr="00C5322F">
        <w:rPr>
          <w:rFonts w:ascii="Manrope" w:eastAsia="Manrope" w:hAnsi="Manrope" w:cs="Manrope"/>
          <w:sz w:val="24"/>
          <w:szCs w:val="24"/>
        </w:rPr>
        <w:t>Les informations pertinentes pour chacune des mesures peuvent être colligées au sein d’un rapport</w:t>
      </w:r>
      <w:r w:rsidR="00EE23EB">
        <w:rPr>
          <w:rFonts w:ascii="Manrope" w:eastAsia="Manrope" w:hAnsi="Manrope" w:cs="Manrope"/>
          <w:sz w:val="24"/>
          <w:szCs w:val="24"/>
        </w:rPr>
        <w:t xml:space="preserve"> préparé par la municipalité</w:t>
      </w:r>
      <w:r w:rsidRPr="00C5322F">
        <w:rPr>
          <w:rFonts w:ascii="Manrope" w:eastAsia="Manrope" w:hAnsi="Manrope" w:cs="Manrope"/>
          <w:sz w:val="24"/>
          <w:szCs w:val="24"/>
        </w:rPr>
        <w:t xml:space="preserve"> et le résultat des analyses sur chaque critère peut être résumé dans le tableau de la feuille </w:t>
      </w:r>
      <w:r w:rsidR="00EE23EB">
        <w:rPr>
          <w:rFonts w:ascii="Manrope" w:eastAsia="Manrope" w:hAnsi="Manrope" w:cs="Manrope"/>
          <w:sz w:val="24"/>
          <w:szCs w:val="24"/>
        </w:rPr>
        <w:t>« </w:t>
      </w:r>
      <w:r w:rsidRPr="00C5322F">
        <w:rPr>
          <w:rFonts w:ascii="Manrope" w:eastAsia="Manrope" w:hAnsi="Manrope" w:cs="Manrope"/>
          <w:sz w:val="24"/>
          <w:szCs w:val="24"/>
        </w:rPr>
        <w:t>Analyse multicritère</w:t>
      </w:r>
      <w:r w:rsidR="00EE23EB">
        <w:rPr>
          <w:rFonts w:ascii="Manrope" w:eastAsia="Manrope" w:hAnsi="Manrope" w:cs="Manrope"/>
          <w:sz w:val="24"/>
          <w:szCs w:val="24"/>
        </w:rPr>
        <w:t> »</w:t>
      </w:r>
      <w:r w:rsidRPr="00C5322F">
        <w:rPr>
          <w:rFonts w:ascii="Manrope" w:eastAsia="Manrope" w:hAnsi="Manrope" w:cs="Manrope"/>
          <w:sz w:val="24"/>
          <w:szCs w:val="24"/>
        </w:rPr>
        <w:t xml:space="preserve">. Quant aux résultats finaux, ceux-ci </w:t>
      </w:r>
      <w:r w:rsidR="00EE23EB">
        <w:rPr>
          <w:rFonts w:ascii="Manrope" w:eastAsia="Manrope" w:hAnsi="Manrope" w:cs="Manrope"/>
          <w:sz w:val="24"/>
          <w:szCs w:val="24"/>
        </w:rPr>
        <w:t>sont</w:t>
      </w:r>
      <w:r w:rsidRPr="00C5322F">
        <w:rPr>
          <w:rFonts w:ascii="Manrope" w:eastAsia="Manrope" w:hAnsi="Manrope" w:cs="Manrope"/>
          <w:sz w:val="24"/>
          <w:szCs w:val="24"/>
        </w:rPr>
        <w:t xml:space="preserve"> regroupés dans la grille synthèse de présentation (feuille </w:t>
      </w:r>
      <w:r w:rsidR="00EE23EB">
        <w:rPr>
          <w:rFonts w:ascii="Manrope" w:eastAsia="Manrope" w:hAnsi="Manrope" w:cs="Manrope"/>
          <w:sz w:val="24"/>
          <w:szCs w:val="24"/>
        </w:rPr>
        <w:t>« </w:t>
      </w:r>
      <w:r w:rsidRPr="00C5322F">
        <w:rPr>
          <w:rFonts w:ascii="Manrope" w:eastAsia="Manrope" w:hAnsi="Manrope" w:cs="Manrope"/>
          <w:sz w:val="24"/>
          <w:szCs w:val="24"/>
        </w:rPr>
        <w:t>Synthèse</w:t>
      </w:r>
      <w:r w:rsidR="00EE23EB">
        <w:rPr>
          <w:rFonts w:ascii="Manrope" w:eastAsia="Manrope" w:hAnsi="Manrope" w:cs="Manrope"/>
          <w:sz w:val="24"/>
          <w:szCs w:val="24"/>
        </w:rPr>
        <w:t> »</w:t>
      </w:r>
      <w:r w:rsidRPr="00C5322F">
        <w:rPr>
          <w:rFonts w:ascii="Manrope" w:eastAsia="Manrope" w:hAnsi="Manrope" w:cs="Manrope"/>
          <w:sz w:val="24"/>
          <w:szCs w:val="24"/>
        </w:rPr>
        <w:t>). Finalement, la municipalité peut identifier le ou les services responsables de l’étude ou de la conception d’une mesure</w:t>
      </w:r>
      <w:r w:rsidR="00C94333">
        <w:rPr>
          <w:rFonts w:ascii="Manrope" w:eastAsia="Manrope" w:hAnsi="Manrope" w:cs="Manrope"/>
          <w:sz w:val="24"/>
          <w:szCs w:val="24"/>
        </w:rPr>
        <w:t xml:space="preserve"> (Annexe B</w:t>
      </w:r>
      <w:r w:rsidR="00EE23EB">
        <w:rPr>
          <w:rFonts w:ascii="Manrope" w:eastAsia="Manrope" w:hAnsi="Manrope" w:cs="Manrope"/>
          <w:sz w:val="24"/>
          <w:szCs w:val="24"/>
        </w:rPr>
        <w:t xml:space="preserve"> du présent document</w:t>
      </w:r>
      <w:r w:rsidR="00C94333">
        <w:rPr>
          <w:rFonts w:ascii="Manrope" w:eastAsia="Manrope" w:hAnsi="Manrope" w:cs="Manrope"/>
          <w:sz w:val="24"/>
          <w:szCs w:val="24"/>
        </w:rPr>
        <w:t>)</w:t>
      </w:r>
      <w:r w:rsidRPr="00C5322F">
        <w:rPr>
          <w:rFonts w:ascii="Manrope" w:eastAsia="Manrope" w:hAnsi="Manrope" w:cs="Manrope"/>
          <w:sz w:val="24"/>
          <w:szCs w:val="24"/>
        </w:rPr>
        <w:t>. Elle peut aussi prévoir une grille de phasage pour les mesures à prioriser</w:t>
      </w:r>
      <w:r>
        <w:rPr>
          <w:rFonts w:ascii="Manrope" w:eastAsia="Manrope" w:hAnsi="Manrope" w:cs="Manrope"/>
          <w:sz w:val="24"/>
          <w:szCs w:val="24"/>
        </w:rPr>
        <w:t xml:space="preserve"> (Annexe C</w:t>
      </w:r>
      <w:r w:rsidR="00EE23EB">
        <w:rPr>
          <w:rFonts w:ascii="Manrope" w:eastAsia="Manrope" w:hAnsi="Manrope" w:cs="Manrope"/>
          <w:sz w:val="24"/>
          <w:szCs w:val="24"/>
        </w:rPr>
        <w:t xml:space="preserve"> du présent document</w:t>
      </w:r>
      <w:r>
        <w:rPr>
          <w:rFonts w:ascii="Manrope" w:eastAsia="Manrope" w:hAnsi="Manrope" w:cs="Manrope"/>
          <w:sz w:val="24"/>
          <w:szCs w:val="24"/>
        </w:rPr>
        <w:t>)</w:t>
      </w:r>
      <w:r w:rsidRPr="00C5322F">
        <w:rPr>
          <w:rFonts w:ascii="Manrope" w:eastAsia="Manrope" w:hAnsi="Manrope" w:cs="Manrope"/>
          <w:sz w:val="24"/>
          <w:szCs w:val="24"/>
        </w:rPr>
        <w:t>.</w:t>
      </w:r>
    </w:p>
    <w:p w14:paraId="6CC485B2" w14:textId="10AE74E3" w:rsidR="00012DC5" w:rsidRPr="00116297" w:rsidRDefault="00116297" w:rsidP="00A31E7A">
      <w:pPr>
        <w:spacing w:before="120" w:line="240" w:lineRule="auto"/>
        <w:jc w:val="both"/>
        <w:rPr>
          <w:rFonts w:ascii="Manrope" w:eastAsia="Manrope" w:hAnsi="Manrope" w:cs="Manrope"/>
          <w:sz w:val="24"/>
          <w:szCs w:val="24"/>
        </w:rPr>
      </w:pPr>
      <w:r w:rsidRPr="00116297">
        <w:rPr>
          <w:rFonts w:ascii="Manrope" w:hAnsi="Manrope"/>
          <w:sz w:val="24"/>
          <w:szCs w:val="24"/>
        </w:rPr>
        <w:t xml:space="preserve">L’analyse des mesures identifiées par la municipalité peut s’effectuer sur la </w:t>
      </w:r>
      <w:r w:rsidR="00012DC5" w:rsidRPr="00116297">
        <w:rPr>
          <w:rFonts w:ascii="Manrope" w:eastAsia="Manrope" w:hAnsi="Manrope" w:cs="Manrope"/>
          <w:sz w:val="24"/>
          <w:szCs w:val="24"/>
        </w:rPr>
        <w:t>base de quatre dimensions</w:t>
      </w:r>
      <w:r w:rsidRPr="00116297">
        <w:rPr>
          <w:rFonts w:ascii="Manrope" w:eastAsia="Manrope" w:hAnsi="Manrope" w:cs="Manrope"/>
          <w:sz w:val="24"/>
          <w:szCs w:val="24"/>
        </w:rPr>
        <w:t xml:space="preserve"> qui peuvent être évaluées en fonction d’une série de critères d’évaluation</w:t>
      </w:r>
      <w:r>
        <w:rPr>
          <w:rFonts w:ascii="Manrope" w:eastAsia="Manrope" w:hAnsi="Manrope" w:cs="Manrope"/>
          <w:sz w:val="24"/>
          <w:szCs w:val="24"/>
        </w:rPr>
        <w:t xml:space="preserve"> présentés ci-après</w:t>
      </w:r>
      <w:r w:rsidRPr="00116297">
        <w:rPr>
          <w:rFonts w:ascii="Manrope" w:eastAsia="Manrope" w:hAnsi="Manrope" w:cs="Manrope"/>
          <w:sz w:val="24"/>
          <w:szCs w:val="24"/>
        </w:rPr>
        <w:t xml:space="preserve">. </w:t>
      </w:r>
    </w:p>
    <w:p w14:paraId="5F25E418" w14:textId="108D8E0A" w:rsidR="00A31E7A" w:rsidRPr="00A31E7A" w:rsidRDefault="00A31E7A"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bookmarkStart w:id="0" w:name="_heading=h.taylkuxzs45c" w:colFirst="0" w:colLast="0"/>
      <w:bookmarkEnd w:id="0"/>
      <w:r w:rsidRPr="00A31E7A">
        <w:rPr>
          <w:rFonts w:ascii="Manrope" w:eastAsia="Manrope" w:hAnsi="Manrope" w:cs="Manrope"/>
          <w:b/>
          <w:color w:val="000000"/>
          <w:sz w:val="24"/>
          <w:szCs w:val="24"/>
        </w:rPr>
        <w:t>2. Dimensions et critères d’évaluation</w:t>
      </w:r>
    </w:p>
    <w:p w14:paraId="12BCD4DC" w14:textId="4249CE9C" w:rsidR="009D61EC" w:rsidRPr="0081390A" w:rsidRDefault="00382389" w:rsidP="0018512D">
      <w:pPr>
        <w:spacing w:before="120" w:line="240" w:lineRule="auto"/>
        <w:jc w:val="both"/>
        <w:rPr>
          <w:rFonts w:ascii="Manrope" w:eastAsia="Manrope" w:hAnsi="Manrope" w:cs="Manrope"/>
          <w:sz w:val="24"/>
          <w:szCs w:val="24"/>
        </w:rPr>
      </w:pPr>
      <w:r>
        <w:rPr>
          <w:rFonts w:ascii="Manrope" w:eastAsia="Manrope" w:hAnsi="Manrope" w:cs="Manrope"/>
          <w:sz w:val="24"/>
          <w:szCs w:val="24"/>
        </w:rPr>
        <w:t>Le</w:t>
      </w:r>
      <w:r w:rsidRPr="00A31E7A">
        <w:rPr>
          <w:rFonts w:ascii="Manrope" w:eastAsia="Manrope" w:hAnsi="Manrope" w:cs="Manrope"/>
          <w:sz w:val="24"/>
          <w:szCs w:val="24"/>
        </w:rPr>
        <w:t xml:space="preserve"> choix</w:t>
      </w:r>
      <w:r>
        <w:rPr>
          <w:rFonts w:ascii="Manrope" w:eastAsia="Manrope" w:hAnsi="Manrope" w:cs="Manrope"/>
          <w:sz w:val="24"/>
          <w:szCs w:val="24"/>
        </w:rPr>
        <w:t xml:space="preserve"> des dimensions et des critères d’évaluation est la prérogative des municipalités, en fonction de leur contexte particulier. À titre d’exemple, l</w:t>
      </w:r>
      <w:r w:rsidR="00116297">
        <w:rPr>
          <w:rFonts w:ascii="Manrope" w:eastAsia="Manrope" w:hAnsi="Manrope" w:cs="Manrope"/>
          <w:sz w:val="24"/>
          <w:szCs w:val="24"/>
        </w:rPr>
        <w:t>a municipalité pourrait effectuer leur analyse sur la</w:t>
      </w:r>
      <w:r w:rsidR="00A31E7A" w:rsidRPr="00A31E7A">
        <w:rPr>
          <w:rFonts w:ascii="Manrope" w:eastAsia="Manrope" w:hAnsi="Manrope" w:cs="Manrope"/>
          <w:sz w:val="24"/>
          <w:szCs w:val="24"/>
        </w:rPr>
        <w:t xml:space="preserve"> base des quatre dimensions expliquées dans les prochains paragraphes, soit le </w:t>
      </w:r>
      <w:r w:rsidR="0018512D" w:rsidRPr="00A31E7A">
        <w:rPr>
          <w:rFonts w:ascii="Manrope" w:eastAsia="Manrope" w:hAnsi="Manrope" w:cs="Manrope"/>
          <w:sz w:val="24"/>
          <w:szCs w:val="24"/>
        </w:rPr>
        <w:t>potentiel fiscal, la saine gestion administrative, l’acceptabilité et l’équité, et l’efficacité environnementale.</w:t>
      </w:r>
      <w:r w:rsidR="0018512D">
        <w:rPr>
          <w:rFonts w:ascii="Manrope" w:eastAsia="Manrope" w:hAnsi="Manrope" w:cs="Manrope"/>
          <w:sz w:val="24"/>
          <w:szCs w:val="24"/>
        </w:rPr>
        <w:t xml:space="preserve"> </w:t>
      </w:r>
    </w:p>
    <w:p w14:paraId="1F1FF48D" w14:textId="77777777" w:rsidR="00EE23EB" w:rsidRDefault="00EE23EB" w:rsidP="0018512D">
      <w:pPr>
        <w:spacing w:before="120" w:line="240" w:lineRule="auto"/>
        <w:jc w:val="both"/>
        <w:rPr>
          <w:rFonts w:ascii="Manrope" w:eastAsia="Manrope" w:hAnsi="Manrope" w:cs="Manrope"/>
          <w:b/>
          <w:color w:val="000000"/>
          <w:sz w:val="24"/>
          <w:szCs w:val="24"/>
        </w:rPr>
      </w:pPr>
    </w:p>
    <w:p w14:paraId="4A49EC2F" w14:textId="621D750A" w:rsidR="00012DC5" w:rsidRPr="00A31E7A" w:rsidRDefault="00012DC5" w:rsidP="0018512D">
      <w:pPr>
        <w:spacing w:before="120" w:line="240" w:lineRule="auto"/>
        <w:jc w:val="both"/>
        <w:rPr>
          <w:rFonts w:ascii="Manrope" w:eastAsia="Manrope" w:hAnsi="Manrope" w:cs="Manrope"/>
          <w:b/>
          <w:color w:val="000000"/>
          <w:sz w:val="24"/>
          <w:szCs w:val="24"/>
        </w:rPr>
      </w:pPr>
      <w:r w:rsidRPr="00A31E7A">
        <w:rPr>
          <w:rFonts w:ascii="Manrope" w:eastAsia="Manrope" w:hAnsi="Manrope" w:cs="Manrope"/>
          <w:b/>
          <w:color w:val="000000"/>
          <w:sz w:val="24"/>
          <w:szCs w:val="24"/>
        </w:rPr>
        <w:t>2.1 Potentiel fiscal</w:t>
      </w:r>
    </w:p>
    <w:p w14:paraId="10F69DEB" w14:textId="20FD3A76" w:rsidR="00012DC5" w:rsidRPr="00A31E7A"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Cette dimension a pour objet l’évaluation de la croissance et de la pérennité des revenus nets d’un outil de financement. Pour être en mesure de générer une croissance des revenus nets qui assure la pérennité du financement, l</w:t>
      </w:r>
      <w:r w:rsidR="00382389">
        <w:rPr>
          <w:rFonts w:ascii="Manrope" w:eastAsia="Manrope" w:hAnsi="Manrope" w:cs="Manrope"/>
          <w:sz w:val="24"/>
          <w:szCs w:val="24"/>
        </w:rPr>
        <w:t xml:space="preserve">a mesure </w:t>
      </w:r>
      <w:r w:rsidRPr="00A31E7A">
        <w:rPr>
          <w:rFonts w:ascii="Manrope" w:eastAsia="Manrope" w:hAnsi="Manrope" w:cs="Manrope"/>
          <w:sz w:val="24"/>
          <w:szCs w:val="24"/>
        </w:rPr>
        <w:t xml:space="preserve">doit pouvoir compter sur une assiette fiscale suffisamment large, avoir un potentiel de croissance sur cette assiette, disposer d’une certaine marge de manœuvre sur le taux de prélèvement, et ce, sans nuire à la compétitivité fiscale de la </w:t>
      </w:r>
      <w:r w:rsidR="00382389">
        <w:rPr>
          <w:rFonts w:ascii="Manrope" w:eastAsia="Manrope" w:hAnsi="Manrope" w:cs="Manrope"/>
          <w:sz w:val="24"/>
          <w:szCs w:val="24"/>
        </w:rPr>
        <w:t>municipalité</w:t>
      </w:r>
      <w:r w:rsidRPr="00A31E7A">
        <w:rPr>
          <w:rFonts w:ascii="Manrope" w:eastAsia="Manrope" w:hAnsi="Manrope" w:cs="Manrope"/>
          <w:sz w:val="24"/>
          <w:szCs w:val="24"/>
        </w:rPr>
        <w:t xml:space="preserve">. Cette dimension </w:t>
      </w:r>
      <w:r w:rsidR="00382389">
        <w:rPr>
          <w:rFonts w:ascii="Manrope" w:eastAsia="Manrope" w:hAnsi="Manrope" w:cs="Manrope"/>
          <w:sz w:val="24"/>
          <w:szCs w:val="24"/>
        </w:rPr>
        <w:t>pourrait être évaluée</w:t>
      </w:r>
      <w:r w:rsidRPr="00A31E7A">
        <w:rPr>
          <w:rFonts w:ascii="Manrope" w:eastAsia="Manrope" w:hAnsi="Manrope" w:cs="Manrope"/>
          <w:sz w:val="24"/>
          <w:szCs w:val="24"/>
        </w:rPr>
        <w:t xml:space="preserve"> sur la base des critères énumérés ci-dessous. </w:t>
      </w:r>
    </w:p>
    <w:p w14:paraId="601507DA"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21DB1AFA" w14:textId="77777777" w:rsidR="00012DC5" w:rsidRPr="00A31E7A" w:rsidRDefault="00012DC5" w:rsidP="00A31E7A">
      <w:pPr>
        <w:numPr>
          <w:ilvl w:val="0"/>
          <w:numId w:val="6"/>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L’assiette fiscale concerne-t-elle un nombre de contribuables ou encore un flux ou un stock monétaire suffisamment grand pour assurer à court terme des revenus qui peuvent être considérés comme étant significatifs ? (</w:t>
      </w:r>
      <w:r w:rsidRPr="00A31E7A">
        <w:rPr>
          <w:rFonts w:ascii="Manrope" w:eastAsia="Manrope" w:hAnsi="Manrope" w:cs="Manrope"/>
          <w:color w:val="000000"/>
          <w:sz w:val="24"/>
          <w:szCs w:val="24"/>
          <w:u w:val="single"/>
        </w:rPr>
        <w:t>Largeur de l’assiette fiscale</w:t>
      </w:r>
      <w:r w:rsidRPr="00A31E7A">
        <w:rPr>
          <w:rFonts w:ascii="Manrope" w:eastAsia="Manrope" w:hAnsi="Manrope" w:cs="Manrope"/>
          <w:color w:val="000000"/>
          <w:sz w:val="24"/>
          <w:szCs w:val="24"/>
        </w:rPr>
        <w:t>);</w:t>
      </w:r>
    </w:p>
    <w:p w14:paraId="6DA6A80F" w14:textId="77777777" w:rsidR="00012DC5" w:rsidRPr="00A31E7A" w:rsidRDefault="00012DC5" w:rsidP="00A31E7A">
      <w:pPr>
        <w:numPr>
          <w:ilvl w:val="0"/>
          <w:numId w:val="6"/>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L’assiette fiscale présente-t-elle un potentiel de croissance raisonnablement prévisible à moyen et long terme ? (</w:t>
      </w:r>
      <w:r w:rsidRPr="00A31E7A">
        <w:rPr>
          <w:rFonts w:ascii="Manrope" w:eastAsia="Manrope" w:hAnsi="Manrope" w:cs="Manrope"/>
          <w:color w:val="000000"/>
          <w:sz w:val="24"/>
          <w:szCs w:val="24"/>
          <w:u w:val="single"/>
        </w:rPr>
        <w:t>Potentiel de croissance</w:t>
      </w:r>
      <w:r w:rsidRPr="00A31E7A">
        <w:rPr>
          <w:rFonts w:ascii="Manrope" w:eastAsia="Manrope" w:hAnsi="Manrope" w:cs="Manrope"/>
          <w:color w:val="000000"/>
          <w:sz w:val="24"/>
          <w:szCs w:val="24"/>
        </w:rPr>
        <w:t>);</w:t>
      </w:r>
    </w:p>
    <w:p w14:paraId="2D8A2CFA" w14:textId="77777777" w:rsidR="00012DC5" w:rsidRPr="00A31E7A" w:rsidRDefault="00012DC5" w:rsidP="00A31E7A">
      <w:pPr>
        <w:numPr>
          <w:ilvl w:val="0"/>
          <w:numId w:val="6"/>
        </w:numPr>
        <w:pBdr>
          <w:top w:val="nil"/>
          <w:left w:val="nil"/>
          <w:bottom w:val="nil"/>
          <w:right w:val="nil"/>
          <w:between w:val="nil"/>
        </w:pBdr>
        <w:spacing w:after="0" w:line="240" w:lineRule="auto"/>
        <w:ind w:left="714" w:hanging="357"/>
        <w:jc w:val="both"/>
        <w:rPr>
          <w:rFonts w:ascii="Manrope" w:eastAsia="Manrope" w:hAnsi="Manrope" w:cs="Manrope"/>
          <w:color w:val="000000"/>
          <w:sz w:val="24"/>
          <w:szCs w:val="24"/>
        </w:rPr>
      </w:pPr>
      <w:r w:rsidRPr="00A31E7A">
        <w:rPr>
          <w:rFonts w:ascii="Manrope" w:eastAsia="Manrope" w:hAnsi="Manrope" w:cs="Manrope"/>
          <w:color w:val="000000"/>
          <w:sz w:val="24"/>
          <w:szCs w:val="24"/>
        </w:rPr>
        <w:t>En considérant le contexte de compétitivité fiscale de la Ville</w:t>
      </w:r>
      <w:del w:id="1" w:author="Author">
        <w:r w:rsidRPr="00A31E7A">
          <w:rPr>
            <w:rFonts w:ascii="Manrope" w:eastAsia="Manrope" w:hAnsi="Manrope" w:cs="Manrope"/>
            <w:color w:val="000000"/>
            <w:sz w:val="24"/>
            <w:szCs w:val="24"/>
          </w:rPr>
          <w:delText xml:space="preserve"> de Gatineau, le taux de prélèvement actuel sur cette assiette fiscale peut-il être considéré comme étant </w:delText>
        </w:r>
        <w:r w:rsidRPr="00A31E7A">
          <w:rPr>
            <w:rFonts w:ascii="Manrope" w:eastAsia="Manrope" w:hAnsi="Manrope" w:cs="Manrope"/>
            <w:color w:val="000000"/>
            <w:sz w:val="24"/>
            <w:szCs w:val="24"/>
          </w:rPr>
          <w:lastRenderedPageBreak/>
          <w:delText>déjà élevé</w:delText>
        </w:r>
      </w:del>
      <w:ins w:id="2" w:author="Author">
        <w:r>
          <w:rPr>
            <w:rFonts w:ascii="Manrope" w:eastAsia="Manrope" w:hAnsi="Manrope" w:cs="Manrope"/>
            <w:color w:val="000000"/>
            <w:sz w:val="24"/>
            <w:szCs w:val="24"/>
          </w:rPr>
          <w:t>, le taux de prélèvement actuel sur cette assiette fiscale est-il suffisamment bas pour laisser une marge de manœuvre</w:t>
        </w:r>
      </w:ins>
      <w:r w:rsidRPr="00A31E7A">
        <w:rPr>
          <w:rFonts w:ascii="Manrope" w:eastAsia="Manrope" w:hAnsi="Manrope" w:cs="Manrope"/>
          <w:color w:val="000000"/>
          <w:sz w:val="24"/>
          <w:szCs w:val="24"/>
        </w:rPr>
        <w:t xml:space="preserve"> ? (</w:t>
      </w:r>
      <w:r w:rsidRPr="00A31E7A">
        <w:rPr>
          <w:rFonts w:ascii="Manrope" w:eastAsia="Manrope" w:hAnsi="Manrope" w:cs="Manrope"/>
          <w:color w:val="000000"/>
          <w:sz w:val="24"/>
          <w:szCs w:val="24"/>
          <w:u w:val="single"/>
        </w:rPr>
        <w:t>Marge de manœuvre sur le taux du prélèvement</w:t>
      </w:r>
      <w:r w:rsidRPr="00A31E7A">
        <w:rPr>
          <w:rFonts w:ascii="Manrope" w:eastAsia="Manrope" w:hAnsi="Manrope" w:cs="Manrope"/>
          <w:color w:val="000000"/>
          <w:sz w:val="24"/>
          <w:szCs w:val="24"/>
        </w:rPr>
        <w:t>).</w:t>
      </w:r>
    </w:p>
    <w:p w14:paraId="28EC5175" w14:textId="77777777" w:rsidR="00012DC5" w:rsidRPr="00A31E7A" w:rsidRDefault="00012DC5"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bookmarkStart w:id="3" w:name="_heading=h.7ruslktke26e" w:colFirst="0" w:colLast="0"/>
      <w:bookmarkEnd w:id="3"/>
      <w:r w:rsidRPr="00A31E7A">
        <w:rPr>
          <w:rFonts w:ascii="Manrope" w:eastAsia="Manrope" w:hAnsi="Manrope" w:cs="Manrope"/>
          <w:b/>
          <w:color w:val="000000"/>
          <w:sz w:val="24"/>
          <w:szCs w:val="24"/>
        </w:rPr>
        <w:t>2.2 Saine gestion administrative</w:t>
      </w:r>
    </w:p>
    <w:p w14:paraId="0CFDB8CB" w14:textId="63B0A0DE" w:rsidR="00012DC5" w:rsidRPr="00A31E7A"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Cette dimension est relative aux enjeux techniques et juridiques qui peuvent influencer l'applicabilité et l’efficience de la mise en place d’un outil de financement</w:t>
      </w:r>
      <w:r w:rsidR="00382389">
        <w:rPr>
          <w:rFonts w:ascii="Manrope" w:eastAsia="Manrope" w:hAnsi="Manrope" w:cs="Manrope"/>
          <w:sz w:val="24"/>
          <w:szCs w:val="24"/>
        </w:rPr>
        <w:t>,</w:t>
      </w:r>
      <w:r w:rsidRPr="00A31E7A">
        <w:rPr>
          <w:rFonts w:ascii="Manrope" w:eastAsia="Manrope" w:hAnsi="Manrope" w:cs="Manrope"/>
          <w:sz w:val="24"/>
          <w:szCs w:val="24"/>
        </w:rPr>
        <w:t xml:space="preserve"> comme la disponibilité des données ou de la technologie nécessaire. Les choix relatifs à la sélection et au phasage d’une mesure vont être effectués sur la base de leur simplicité administrative et des économies de ressources humaines et techniques qu’elles engagent, sur leur efficience, sur le principe du « bon prélèvement pour le bon service », ainsi qu’au regard du principe de l’utilisateur-payeur qui peut permettre d’optimiser l’allocation des ressources. De plus, la cohérence avec les autres mesures et les autres objectifs de la </w:t>
      </w:r>
      <w:r w:rsidR="00382389">
        <w:rPr>
          <w:rFonts w:ascii="Manrope" w:eastAsia="Manrope" w:hAnsi="Manrope" w:cs="Manrope"/>
          <w:sz w:val="24"/>
          <w:szCs w:val="24"/>
        </w:rPr>
        <w:t xml:space="preserve">municipalité </w:t>
      </w:r>
      <w:r w:rsidRPr="00A31E7A">
        <w:rPr>
          <w:rFonts w:ascii="Manrope" w:eastAsia="Manrope" w:hAnsi="Manrope" w:cs="Manrope"/>
          <w:sz w:val="24"/>
          <w:szCs w:val="24"/>
        </w:rPr>
        <w:t>est prise en compte. Cette dimension est évaluée sur la base des critères qui suivent.</w:t>
      </w:r>
    </w:p>
    <w:p w14:paraId="7CA6FB90"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2D0DCFE1" w14:textId="77777777" w:rsidR="00012DC5" w:rsidRPr="00A31E7A" w:rsidRDefault="00012DC5" w:rsidP="00A31E7A">
      <w:pPr>
        <w:numPr>
          <w:ilvl w:val="0"/>
          <w:numId w:val="7"/>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highlight w:val="white"/>
        </w:rPr>
        <w:t xml:space="preserve">Un prélèvement supplémentaire sur cette assiette fiscale </w:t>
      </w:r>
      <w:del w:id="4" w:author="Author">
        <w:r w:rsidRPr="00A31E7A">
          <w:rPr>
            <w:rFonts w:ascii="Manrope" w:eastAsia="Manrope" w:hAnsi="Manrope" w:cs="Manrope"/>
            <w:color w:val="000000"/>
            <w:sz w:val="24"/>
            <w:szCs w:val="24"/>
            <w:highlight w:val="white"/>
          </w:rPr>
          <w:delText>nécessiterait-il des ressources, que ce soit en termes d’immobilisations, d’exploitation ou du respect de la conformité fiscale, dont le coût peut être considéré comme étant élevé ou même prohibitif </w:delText>
        </w:r>
      </w:del>
      <w:ins w:id="5" w:author="Author">
        <w:r>
          <w:rPr>
            <w:rFonts w:ascii="Manrope" w:eastAsia="Manrope" w:hAnsi="Manrope" w:cs="Manrope"/>
            <w:color w:val="000000"/>
            <w:sz w:val="24"/>
            <w:szCs w:val="24"/>
            <w:highlight w:val="white"/>
          </w:rPr>
          <w:t xml:space="preserve">peut-il être administré avec des ressources, que ce soit en termes d’immobilisations, d’exploitation ou du respect de la conformité fiscale, dont le coût peut être considéré comme étant faible ou raisonnable </w:t>
        </w:r>
      </w:ins>
      <w:r w:rsidRPr="00A31E7A">
        <w:rPr>
          <w:rFonts w:ascii="Manrope" w:eastAsia="Manrope" w:hAnsi="Manrope" w:cs="Manrope"/>
          <w:color w:val="000000"/>
          <w:sz w:val="24"/>
          <w:szCs w:val="24"/>
          <w:highlight w:val="white"/>
        </w:rPr>
        <w:t>?</w:t>
      </w:r>
      <w:r w:rsidRPr="00A31E7A">
        <w:rPr>
          <w:rFonts w:ascii="Manrope" w:eastAsia="Manrope" w:hAnsi="Manrope" w:cs="Manrope"/>
          <w:b/>
          <w:color w:val="000000"/>
          <w:sz w:val="24"/>
          <w:szCs w:val="24"/>
          <w:highlight w:val="white"/>
        </w:rPr>
        <w:t xml:space="preserve"> </w:t>
      </w:r>
      <w:r w:rsidRPr="00A31E7A">
        <w:rPr>
          <w:rFonts w:ascii="Manrope" w:eastAsia="Manrope" w:hAnsi="Manrope" w:cs="Manrope"/>
          <w:color w:val="000000"/>
          <w:sz w:val="24"/>
          <w:szCs w:val="24"/>
          <w:highlight w:val="white"/>
        </w:rPr>
        <w:t>Par exemple, le processus de perception est-il compatible avec la méthode actuelle de gestion du compte de taxes ?</w:t>
      </w:r>
      <w:r w:rsidRPr="00A31E7A">
        <w:rPr>
          <w:rFonts w:ascii="Manrope" w:eastAsia="Manrope" w:hAnsi="Manrope" w:cs="Manrope"/>
          <w:b/>
          <w:color w:val="000000"/>
          <w:sz w:val="24"/>
          <w:szCs w:val="24"/>
          <w:highlight w:val="white"/>
        </w:rPr>
        <w:t xml:space="preserve">  </w:t>
      </w:r>
      <w:r w:rsidRPr="00A31E7A">
        <w:rPr>
          <w:rFonts w:ascii="Manrope" w:eastAsia="Manrope" w:hAnsi="Manrope" w:cs="Manrope"/>
          <w:color w:val="000000"/>
          <w:sz w:val="24"/>
          <w:szCs w:val="24"/>
          <w:highlight w:val="white"/>
        </w:rPr>
        <w:t>(</w:t>
      </w:r>
      <w:r w:rsidRPr="00A31E7A">
        <w:rPr>
          <w:rFonts w:ascii="Manrope" w:eastAsia="Manrope" w:hAnsi="Manrope" w:cs="Manrope"/>
          <w:color w:val="000000"/>
          <w:sz w:val="24"/>
          <w:szCs w:val="24"/>
          <w:highlight w:val="white"/>
          <w:u w:val="single"/>
        </w:rPr>
        <w:t>Coûts d’administration</w:t>
      </w:r>
      <w:r w:rsidRPr="00A31E7A">
        <w:rPr>
          <w:rFonts w:ascii="Manrope" w:eastAsia="Manrope" w:hAnsi="Manrope" w:cs="Manrope"/>
          <w:color w:val="000000"/>
          <w:sz w:val="24"/>
          <w:szCs w:val="24"/>
          <w:highlight w:val="white"/>
        </w:rPr>
        <w:t>);</w:t>
      </w:r>
    </w:p>
    <w:p w14:paraId="05ECBB4A" w14:textId="77777777" w:rsidR="00012DC5" w:rsidRPr="00A31E7A" w:rsidRDefault="00012DC5" w:rsidP="00A31E7A">
      <w:pPr>
        <w:numPr>
          <w:ilvl w:val="0"/>
          <w:numId w:val="7"/>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highlight w:val="white"/>
        </w:rPr>
        <w:t>La mesure s’appuie-t-elle sur le principe d’utilisateur-payeur ? Notamment, la mesure permet–elle d’accroître la participation financière de certaines catégories de contribuables dont la consommation de services publics excède les coûts de production de la municipalité ? (</w:t>
      </w:r>
      <w:r w:rsidRPr="00A31E7A">
        <w:rPr>
          <w:rFonts w:ascii="Manrope" w:eastAsia="Manrope" w:hAnsi="Manrope" w:cs="Manrope"/>
          <w:color w:val="000000"/>
          <w:sz w:val="24"/>
          <w:szCs w:val="24"/>
          <w:highlight w:val="white"/>
          <w:u w:val="single"/>
        </w:rPr>
        <w:t>Utilisateur-payeur</w:t>
      </w:r>
      <w:r w:rsidRPr="00A31E7A">
        <w:rPr>
          <w:rFonts w:ascii="Manrope" w:eastAsia="Manrope" w:hAnsi="Manrope" w:cs="Manrope"/>
          <w:color w:val="000000"/>
          <w:sz w:val="24"/>
          <w:szCs w:val="24"/>
          <w:highlight w:val="white"/>
        </w:rPr>
        <w:t>);</w:t>
      </w:r>
    </w:p>
    <w:p w14:paraId="65D9C379" w14:textId="0A184A54" w:rsidR="00012DC5" w:rsidRPr="00A31E7A" w:rsidRDefault="00012DC5" w:rsidP="00A31E7A">
      <w:pPr>
        <w:numPr>
          <w:ilvl w:val="0"/>
          <w:numId w:val="7"/>
        </w:numPr>
        <w:pBdr>
          <w:top w:val="nil"/>
          <w:left w:val="nil"/>
          <w:bottom w:val="nil"/>
          <w:right w:val="nil"/>
          <w:between w:val="nil"/>
        </w:pBdr>
        <w:spacing w:after="0" w:line="240" w:lineRule="auto"/>
        <w:ind w:left="714" w:hanging="357"/>
        <w:jc w:val="both"/>
        <w:rPr>
          <w:rFonts w:ascii="Manrope" w:eastAsia="Manrope" w:hAnsi="Manrope" w:cs="Manrope"/>
          <w:b/>
          <w:color w:val="000000"/>
          <w:sz w:val="24"/>
          <w:szCs w:val="24"/>
        </w:rPr>
      </w:pPr>
      <w:r w:rsidRPr="00A31E7A">
        <w:rPr>
          <w:rFonts w:ascii="Manrope" w:eastAsia="Manrope" w:hAnsi="Manrope" w:cs="Manrope"/>
          <w:color w:val="000000"/>
          <w:sz w:val="24"/>
          <w:szCs w:val="24"/>
          <w:highlight w:val="white"/>
        </w:rPr>
        <w:t>À court terme, les données ou la technologie nécessaire à la mise en œuvre de la mesure sont-elles disponibles et applicables selon les pratiques actuellement en vigueur? (</w:t>
      </w:r>
      <w:r w:rsidRPr="00A31E7A">
        <w:rPr>
          <w:rFonts w:ascii="Manrope" w:eastAsia="Manrope" w:hAnsi="Manrope" w:cs="Manrope"/>
          <w:color w:val="000000"/>
          <w:sz w:val="24"/>
          <w:szCs w:val="24"/>
          <w:highlight w:val="white"/>
          <w:u w:val="single"/>
        </w:rPr>
        <w:t>Applicabilité</w:t>
      </w:r>
      <w:r w:rsidRPr="00A31E7A">
        <w:rPr>
          <w:rFonts w:ascii="Manrope" w:eastAsia="Manrope" w:hAnsi="Manrope" w:cs="Manrope"/>
          <w:color w:val="000000"/>
          <w:sz w:val="24"/>
          <w:szCs w:val="24"/>
          <w:highlight w:val="white"/>
        </w:rPr>
        <w:t>);</w:t>
      </w:r>
    </w:p>
    <w:p w14:paraId="6E2CDEA2" w14:textId="60E83EA6" w:rsidR="00012DC5" w:rsidRPr="00A31E7A" w:rsidRDefault="00012DC5" w:rsidP="00A31E7A">
      <w:pPr>
        <w:numPr>
          <w:ilvl w:val="0"/>
          <w:numId w:val="2"/>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t>La mesure e</w:t>
      </w:r>
      <w:del w:id="6" w:author="Author">
        <w:r w:rsidRPr="00A31E7A">
          <w:rPr>
            <w:rFonts w:ascii="Manrope" w:eastAsia="Manrope" w:hAnsi="Manrope" w:cs="Manrope"/>
            <w:color w:val="000000"/>
            <w:sz w:val="24"/>
            <w:szCs w:val="24"/>
          </w:rPr>
          <w:delText>ntre-t-elle en contradiction avec des réglementations ou des politiques actuellement en vigueur? La mesure nécessite-t-elle la création d’un nouveau régime de réglementation ou une modification de la réglementation actuelle </w:delText>
        </w:r>
      </w:del>
      <w:ins w:id="7" w:author="Author">
        <w:r>
          <w:rPr>
            <w:rFonts w:ascii="Manrope" w:eastAsia="Manrope" w:hAnsi="Manrope" w:cs="Manrope"/>
            <w:color w:val="000000"/>
            <w:sz w:val="24"/>
            <w:szCs w:val="24"/>
          </w:rPr>
          <w:t xml:space="preserve">st-elle compatible avec les réglementations et les politiques actuellement en vigueur, sans nécessiter la création d’un nouveau régime de réglementation ni une modification de la réglementation actuelle </w:t>
        </w:r>
      </w:ins>
      <w:r w:rsidRPr="00A31E7A">
        <w:rPr>
          <w:rFonts w:ascii="Manrope" w:eastAsia="Manrope" w:hAnsi="Manrope" w:cs="Manrope"/>
          <w:color w:val="000000"/>
          <w:sz w:val="24"/>
          <w:szCs w:val="24"/>
        </w:rPr>
        <w:t>? (</w:t>
      </w:r>
      <w:r w:rsidRPr="00A31E7A">
        <w:rPr>
          <w:rFonts w:ascii="Manrope" w:eastAsia="Manrope" w:hAnsi="Manrope" w:cs="Manrope"/>
          <w:color w:val="000000"/>
          <w:sz w:val="24"/>
          <w:szCs w:val="24"/>
          <w:u w:val="single"/>
        </w:rPr>
        <w:t>Conformité réglementaire</w:t>
      </w:r>
      <w:r w:rsidRPr="00A31E7A">
        <w:rPr>
          <w:rFonts w:ascii="Manrope" w:eastAsia="Manrope" w:hAnsi="Manrope" w:cs="Manrope"/>
          <w:color w:val="000000"/>
          <w:sz w:val="24"/>
          <w:szCs w:val="24"/>
        </w:rPr>
        <w:t>);</w:t>
      </w:r>
    </w:p>
    <w:p w14:paraId="4A65D959" w14:textId="23081B8D" w:rsidR="00012DC5" w:rsidRPr="00A31E7A" w:rsidRDefault="00012DC5" w:rsidP="00A31E7A">
      <w:pPr>
        <w:numPr>
          <w:ilvl w:val="0"/>
          <w:numId w:val="2"/>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t>L</w:t>
      </w:r>
      <w:del w:id="8" w:author="Author">
        <w:r w:rsidRPr="00A31E7A">
          <w:rPr>
            <w:rFonts w:ascii="Manrope" w:eastAsia="Manrope" w:hAnsi="Manrope" w:cs="Manrope"/>
            <w:color w:val="000000"/>
            <w:sz w:val="24"/>
            <w:szCs w:val="24"/>
          </w:rPr>
          <w:delText>a mesure possède-t-elle un risque de contestation judiciaire </w:delText>
        </w:r>
      </w:del>
      <w:ins w:id="9" w:author="Author">
        <w:r>
          <w:rPr>
            <w:rFonts w:ascii="Manrope" w:eastAsia="Manrope" w:hAnsi="Manrope" w:cs="Manrope"/>
            <w:color w:val="000000"/>
            <w:sz w:val="24"/>
            <w:szCs w:val="24"/>
          </w:rPr>
          <w:t xml:space="preserve">e risque de contestation judiciaire de la mesure est-il faible </w:t>
        </w:r>
      </w:ins>
      <w:r w:rsidRPr="00A31E7A">
        <w:rPr>
          <w:rFonts w:ascii="Manrope" w:eastAsia="Manrope" w:hAnsi="Manrope" w:cs="Manrope"/>
          <w:color w:val="000000"/>
          <w:sz w:val="24"/>
          <w:szCs w:val="24"/>
        </w:rPr>
        <w:t>? (</w:t>
      </w:r>
      <w:r w:rsidRPr="00A31E7A">
        <w:rPr>
          <w:rFonts w:ascii="Manrope" w:eastAsia="Manrope" w:hAnsi="Manrope" w:cs="Manrope"/>
          <w:color w:val="000000"/>
          <w:sz w:val="24"/>
          <w:szCs w:val="24"/>
          <w:u w:val="single"/>
        </w:rPr>
        <w:t>Contestation judiciaire</w:t>
      </w:r>
      <w:r w:rsidRPr="00A31E7A">
        <w:rPr>
          <w:rFonts w:ascii="Manrope" w:eastAsia="Manrope" w:hAnsi="Manrope" w:cs="Manrope"/>
          <w:color w:val="000000"/>
          <w:sz w:val="24"/>
          <w:szCs w:val="24"/>
        </w:rPr>
        <w:t>);</w:t>
      </w:r>
    </w:p>
    <w:p w14:paraId="76D8142C" w14:textId="7F26F903" w:rsidR="0018512D" w:rsidRDefault="00012DC5" w:rsidP="0018512D">
      <w:pPr>
        <w:numPr>
          <w:ilvl w:val="0"/>
          <w:numId w:val="2"/>
        </w:numPr>
        <w:pBdr>
          <w:top w:val="nil"/>
          <w:left w:val="nil"/>
          <w:bottom w:val="nil"/>
          <w:right w:val="nil"/>
          <w:between w:val="nil"/>
        </w:pBdr>
        <w:spacing w:after="12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 mesure renforce-t-elle les</w:t>
      </w:r>
      <w:r w:rsidR="00382389">
        <w:rPr>
          <w:rFonts w:ascii="Manrope" w:eastAsia="Manrope" w:hAnsi="Manrope" w:cs="Manrope"/>
          <w:color w:val="000000"/>
          <w:sz w:val="24"/>
          <w:szCs w:val="24"/>
        </w:rPr>
        <w:t xml:space="preserve"> orientations ou les</w:t>
      </w:r>
      <w:r w:rsidRPr="00A31E7A">
        <w:rPr>
          <w:rFonts w:ascii="Manrope" w:eastAsia="Manrope" w:hAnsi="Manrope" w:cs="Manrope"/>
          <w:color w:val="000000"/>
          <w:sz w:val="24"/>
          <w:szCs w:val="24"/>
        </w:rPr>
        <w:t xml:space="preserve"> dispositions prévues au </w:t>
      </w:r>
      <w:r w:rsidR="00382389">
        <w:rPr>
          <w:rFonts w:ascii="Manrope" w:eastAsia="Manrope" w:hAnsi="Manrope" w:cs="Manrope"/>
          <w:sz w:val="24"/>
          <w:szCs w:val="24"/>
        </w:rPr>
        <w:t>plan stratégique</w:t>
      </w:r>
      <w:r w:rsidRPr="00A31E7A">
        <w:rPr>
          <w:rFonts w:ascii="Manrope" w:eastAsia="Manrope" w:hAnsi="Manrope" w:cs="Manrope"/>
          <w:i/>
          <w:sz w:val="24"/>
          <w:szCs w:val="24"/>
        </w:rPr>
        <w:t xml:space="preserve"> </w:t>
      </w:r>
      <w:r w:rsidRPr="00A31E7A">
        <w:rPr>
          <w:rFonts w:ascii="Manrope" w:eastAsia="Manrope" w:hAnsi="Manrope" w:cs="Manrope"/>
          <w:sz w:val="24"/>
          <w:szCs w:val="24"/>
        </w:rPr>
        <w:t>ou à d’autres documents de la municipalité</w:t>
      </w:r>
      <w:r w:rsidRPr="00A31E7A">
        <w:rPr>
          <w:rFonts w:ascii="Manrope" w:eastAsia="Manrope" w:hAnsi="Manrope" w:cs="Manrope"/>
          <w:color w:val="000000"/>
          <w:sz w:val="24"/>
          <w:szCs w:val="24"/>
        </w:rPr>
        <w:t>? (</w:t>
      </w:r>
      <w:r w:rsidR="00382389">
        <w:rPr>
          <w:rFonts w:ascii="Manrope" w:eastAsia="Manrope" w:hAnsi="Manrope" w:cs="Manrope"/>
          <w:color w:val="000000"/>
          <w:sz w:val="24"/>
          <w:szCs w:val="24"/>
          <w:u w:val="single"/>
        </w:rPr>
        <w:t>Orientations p</w:t>
      </w:r>
      <w:r w:rsidRPr="00A31E7A">
        <w:rPr>
          <w:rFonts w:ascii="Manrope" w:eastAsia="Manrope" w:hAnsi="Manrope" w:cs="Manrope"/>
          <w:color w:val="000000"/>
          <w:sz w:val="24"/>
          <w:szCs w:val="24"/>
          <w:u w:val="single"/>
        </w:rPr>
        <w:t xml:space="preserve">lan </w:t>
      </w:r>
      <w:r w:rsidR="00382389">
        <w:rPr>
          <w:rFonts w:ascii="Manrope" w:eastAsia="Manrope" w:hAnsi="Manrope" w:cs="Manrope"/>
          <w:color w:val="000000"/>
          <w:sz w:val="24"/>
          <w:szCs w:val="24"/>
          <w:u w:val="single"/>
        </w:rPr>
        <w:t>stratégique</w:t>
      </w:r>
      <w:r w:rsidRPr="00A31E7A">
        <w:rPr>
          <w:rFonts w:ascii="Manrope" w:eastAsia="Manrope" w:hAnsi="Manrope" w:cs="Manrope"/>
          <w:color w:val="000000"/>
          <w:sz w:val="24"/>
          <w:szCs w:val="24"/>
        </w:rPr>
        <w:t>).</w:t>
      </w:r>
    </w:p>
    <w:p w14:paraId="3091310D" w14:textId="618BE1BC" w:rsidR="00D2684A" w:rsidRPr="0018512D" w:rsidRDefault="00DE3279" w:rsidP="0018512D">
      <w:pPr>
        <w:numPr>
          <w:ilvl w:val="0"/>
          <w:numId w:val="2"/>
        </w:numPr>
        <w:pBdr>
          <w:top w:val="nil"/>
          <w:left w:val="nil"/>
          <w:bottom w:val="nil"/>
          <w:right w:val="nil"/>
          <w:between w:val="nil"/>
        </w:pBdr>
        <w:spacing w:after="120" w:line="240" w:lineRule="auto"/>
        <w:jc w:val="both"/>
        <w:rPr>
          <w:rFonts w:ascii="Manrope" w:eastAsia="Manrope" w:hAnsi="Manrope" w:cs="Manrope"/>
          <w:color w:val="000000"/>
          <w:sz w:val="24"/>
          <w:szCs w:val="24"/>
        </w:rPr>
      </w:pPr>
      <w:r w:rsidRPr="00DE3279">
        <w:rPr>
          <w:rFonts w:ascii="Manrope" w:eastAsia="Manrope" w:hAnsi="Manrope" w:cs="Manrope"/>
          <w:color w:val="000000"/>
          <w:sz w:val="24"/>
          <w:szCs w:val="24"/>
        </w:rPr>
        <w:lastRenderedPageBreak/>
        <w:t>La mesure a-t-elle été récemment mise à l’étude par la municipalité? Barème : mesure récemment mise à l’étude = note positive (+1) ; mesure non étudiée = neutre (0) ; mesure étudiée puis rejetée = note négative (−1</w:t>
      </w:r>
      <w:r w:rsidRPr="00DE3279">
        <w:rPr>
          <w:rFonts w:ascii="Manrope" w:eastAsia="Manrope" w:hAnsi="Manrope" w:cs="Manrope"/>
          <w:color w:val="000000"/>
          <w:sz w:val="24"/>
          <w:szCs w:val="24"/>
        </w:rPr>
        <w:t xml:space="preserve">) </w:t>
      </w:r>
      <w:r>
        <w:rPr>
          <w:rFonts w:ascii="Manrope" w:eastAsia="Manrope" w:hAnsi="Manrope" w:cs="Manrope"/>
          <w:color w:val="000000"/>
          <w:sz w:val="24"/>
          <w:szCs w:val="24"/>
          <w:u w:val="single"/>
        </w:rPr>
        <w:t>(</w:t>
      </w:r>
      <w:r w:rsidRPr="00972098">
        <w:rPr>
          <w:rFonts w:ascii="Manrope" w:eastAsia="Manrope" w:hAnsi="Manrope" w:cs="Manrope"/>
          <w:color w:val="000000"/>
          <w:sz w:val="24"/>
          <w:szCs w:val="24"/>
          <w:u w:val="single"/>
        </w:rPr>
        <w:t>Historique</w:t>
      </w:r>
      <w:r>
        <w:rPr>
          <w:rFonts w:ascii="Manrope" w:eastAsia="Manrope" w:hAnsi="Manrope" w:cs="Manrope"/>
          <w:color w:val="000000"/>
          <w:sz w:val="24"/>
          <w:szCs w:val="24"/>
        </w:rPr>
        <w:t>)</w:t>
      </w:r>
    </w:p>
    <w:p w14:paraId="58FA399F" w14:textId="77777777" w:rsidR="00012DC5" w:rsidRPr="00A31E7A" w:rsidRDefault="00012DC5"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r w:rsidRPr="00A31E7A">
        <w:rPr>
          <w:rFonts w:ascii="Manrope" w:eastAsia="Manrope" w:hAnsi="Manrope" w:cs="Manrope"/>
          <w:b/>
          <w:color w:val="000000"/>
          <w:sz w:val="24"/>
          <w:szCs w:val="24"/>
        </w:rPr>
        <w:t>2.3 Acceptabilité et l’équité</w:t>
      </w:r>
    </w:p>
    <w:p w14:paraId="1281678D" w14:textId="33AB15B8" w:rsidR="00012DC5"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 xml:space="preserve">Cette dimension a pour objet l’évaluation de l’acceptabilité sociale et des enjeux relatifs à l’équité des outils de financement, notamment à l’égard de la capacité de payer des entreprises et des contribuables résidentiels. Cette dimension </w:t>
      </w:r>
      <w:r w:rsidR="00382389">
        <w:rPr>
          <w:rFonts w:ascii="Manrope" w:eastAsia="Manrope" w:hAnsi="Manrope" w:cs="Manrope"/>
          <w:sz w:val="24"/>
          <w:szCs w:val="24"/>
        </w:rPr>
        <w:t>peut être</w:t>
      </w:r>
      <w:r w:rsidRPr="00A31E7A">
        <w:rPr>
          <w:rFonts w:ascii="Manrope" w:eastAsia="Manrope" w:hAnsi="Manrope" w:cs="Manrope"/>
          <w:sz w:val="24"/>
          <w:szCs w:val="24"/>
        </w:rPr>
        <w:t xml:space="preserve"> évaluée sur la base des critères qui suivent.</w:t>
      </w:r>
    </w:p>
    <w:p w14:paraId="55A57A64" w14:textId="77777777" w:rsidR="0081390A" w:rsidRPr="00A31E7A" w:rsidRDefault="0081390A" w:rsidP="00A31E7A">
      <w:pPr>
        <w:spacing w:line="240" w:lineRule="auto"/>
        <w:jc w:val="both"/>
        <w:rPr>
          <w:rFonts w:ascii="Manrope" w:eastAsia="Manrope" w:hAnsi="Manrope" w:cs="Manrope"/>
          <w:sz w:val="24"/>
          <w:szCs w:val="24"/>
        </w:rPr>
      </w:pPr>
    </w:p>
    <w:p w14:paraId="096E3716"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6443F692"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highlight w:val="white"/>
        </w:rPr>
        <w:t xml:space="preserve">La mesure recevrait-elle un niveau d’approbation de la part de la population supérieur à celui </w:t>
      </w:r>
      <w:del w:id="10" w:author="Author">
        <w:r w:rsidRPr="00A31E7A">
          <w:rPr>
            <w:rFonts w:ascii="Manrope" w:eastAsia="Manrope" w:hAnsi="Manrope" w:cs="Manrope"/>
            <w:color w:val="000000"/>
            <w:sz w:val="24"/>
            <w:szCs w:val="24"/>
            <w:highlight w:val="white"/>
          </w:rPr>
          <w:delText>dont</w:delText>
        </w:r>
      </w:del>
      <w:ins w:id="11" w:author="Author">
        <w:r>
          <w:rPr>
            <w:rFonts w:ascii="Manrope" w:eastAsia="Manrope" w:hAnsi="Manrope" w:cs="Manrope"/>
            <w:color w:val="000000"/>
            <w:sz w:val="24"/>
            <w:szCs w:val="24"/>
            <w:highlight w:val="white"/>
          </w:rPr>
          <w:t>auquel</w:t>
        </w:r>
      </w:ins>
      <w:r w:rsidRPr="00A31E7A">
        <w:rPr>
          <w:rFonts w:ascii="Manrope" w:eastAsia="Manrope" w:hAnsi="Manrope" w:cs="Manrope"/>
          <w:color w:val="000000"/>
          <w:sz w:val="24"/>
          <w:szCs w:val="24"/>
          <w:highlight w:val="white"/>
        </w:rPr>
        <w:t xml:space="preserve"> on pourrait s’attendre d’un prélèvement fiscal ?</w:t>
      </w:r>
      <w:r w:rsidRPr="00A31E7A">
        <w:rPr>
          <w:rFonts w:ascii="Manrope" w:eastAsia="Manrope" w:hAnsi="Manrope" w:cs="Manrope"/>
          <w:b/>
          <w:color w:val="000000"/>
          <w:sz w:val="24"/>
          <w:szCs w:val="24"/>
          <w:highlight w:val="white"/>
        </w:rPr>
        <w:t xml:space="preserve"> </w:t>
      </w:r>
      <w:r w:rsidRPr="00A31E7A">
        <w:rPr>
          <w:rFonts w:ascii="Manrope" w:eastAsia="Manrope" w:hAnsi="Manrope" w:cs="Manrope"/>
          <w:color w:val="000000"/>
          <w:sz w:val="24"/>
          <w:szCs w:val="24"/>
          <w:highlight w:val="white"/>
        </w:rPr>
        <w:t>(</w:t>
      </w:r>
      <w:r w:rsidRPr="00A31E7A">
        <w:rPr>
          <w:rFonts w:ascii="Manrope" w:eastAsia="Manrope" w:hAnsi="Manrope" w:cs="Manrope"/>
          <w:color w:val="000000"/>
          <w:sz w:val="24"/>
          <w:szCs w:val="24"/>
          <w:highlight w:val="white"/>
          <w:u w:val="single"/>
        </w:rPr>
        <w:t>Perception</w:t>
      </w:r>
      <w:r w:rsidRPr="00A31E7A">
        <w:rPr>
          <w:rFonts w:ascii="Manrope" w:eastAsia="Manrope" w:hAnsi="Manrope" w:cs="Manrope"/>
          <w:color w:val="000000"/>
          <w:sz w:val="24"/>
          <w:szCs w:val="24"/>
          <w:highlight w:val="white"/>
        </w:rPr>
        <w:t>);</w:t>
      </w:r>
    </w:p>
    <w:p w14:paraId="1E5725FE"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rPr>
        <w:t>En principe, un contribuable peut-il diminuer ou même éviter les prélèvements en modifiant son comportement ? (</w:t>
      </w:r>
      <w:r w:rsidRPr="00A31E7A">
        <w:rPr>
          <w:rFonts w:ascii="Manrope" w:eastAsia="Manrope" w:hAnsi="Manrope" w:cs="Manrope"/>
          <w:color w:val="000000"/>
          <w:sz w:val="24"/>
          <w:szCs w:val="24"/>
          <w:u w:val="single"/>
        </w:rPr>
        <w:t>Disponibilité d’alternatives</w:t>
      </w:r>
      <w:r w:rsidRPr="00A31E7A">
        <w:rPr>
          <w:rFonts w:ascii="Manrope" w:eastAsia="Manrope" w:hAnsi="Manrope" w:cs="Manrope"/>
          <w:color w:val="000000"/>
          <w:sz w:val="24"/>
          <w:szCs w:val="24"/>
        </w:rPr>
        <w:t>);</w:t>
      </w:r>
    </w:p>
    <w:p w14:paraId="10594AC8"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 xml:space="preserve">La mesure </w:t>
      </w:r>
      <w:del w:id="12" w:author="Author">
        <w:r w:rsidRPr="00A31E7A">
          <w:rPr>
            <w:rFonts w:ascii="Manrope" w:eastAsia="Manrope" w:hAnsi="Manrope" w:cs="Manrope"/>
            <w:color w:val="000000"/>
            <w:sz w:val="24"/>
            <w:szCs w:val="24"/>
          </w:rPr>
          <w:delText>a</w:delText>
        </w:r>
      </w:del>
      <w:ins w:id="13" w:author="Author">
        <w:r>
          <w:rPr>
            <w:rFonts w:ascii="Manrope" w:eastAsia="Manrope" w:hAnsi="Manrope" w:cs="Manrope"/>
            <w:color w:val="000000"/>
            <w:sz w:val="24"/>
            <w:szCs w:val="24"/>
          </w:rPr>
          <w:t>évite</w:t>
        </w:r>
      </w:ins>
      <w:r w:rsidRPr="00A31E7A">
        <w:rPr>
          <w:rFonts w:ascii="Manrope" w:eastAsia="Manrope" w:hAnsi="Manrope" w:cs="Manrope"/>
          <w:color w:val="000000"/>
          <w:sz w:val="24"/>
          <w:szCs w:val="24"/>
        </w:rPr>
        <w:t>-t-elle un impact financier plus important auprès des personnes vulnérables ? (</w:t>
      </w:r>
      <w:r w:rsidRPr="00A31E7A">
        <w:rPr>
          <w:rFonts w:ascii="Manrope" w:eastAsia="Manrope" w:hAnsi="Manrope" w:cs="Manrope"/>
          <w:color w:val="000000"/>
          <w:sz w:val="24"/>
          <w:szCs w:val="24"/>
          <w:u w:val="single"/>
        </w:rPr>
        <w:t>Personnes vulnérables</w:t>
      </w:r>
      <w:r w:rsidRPr="00A31E7A">
        <w:rPr>
          <w:rFonts w:ascii="Manrope" w:eastAsia="Manrope" w:hAnsi="Manrope" w:cs="Manrope"/>
          <w:color w:val="000000"/>
          <w:sz w:val="24"/>
          <w:szCs w:val="24"/>
        </w:rPr>
        <w:t>);</w:t>
      </w:r>
    </w:p>
    <w:p w14:paraId="4C969566"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 mesure permet-elle d’accroître raisonnablement la participation financière des personnes morales ou physiques ayant une capacité de payer supérieure ? (</w:t>
      </w:r>
      <w:r w:rsidRPr="00A31E7A">
        <w:rPr>
          <w:rFonts w:ascii="Manrope" w:eastAsia="Manrope" w:hAnsi="Manrope" w:cs="Manrope"/>
          <w:color w:val="000000"/>
          <w:sz w:val="24"/>
          <w:szCs w:val="24"/>
          <w:u w:val="single"/>
        </w:rPr>
        <w:t>Capacité de payer</w:t>
      </w:r>
      <w:r w:rsidRPr="00A31E7A">
        <w:rPr>
          <w:rFonts w:ascii="Manrope" w:eastAsia="Manrope" w:hAnsi="Manrope" w:cs="Manrope"/>
          <w:color w:val="000000"/>
          <w:sz w:val="24"/>
          <w:szCs w:val="24"/>
        </w:rPr>
        <w:t>);</w:t>
      </w:r>
    </w:p>
    <w:p w14:paraId="47EE537B"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 mesure permet-elle de cibler certaines catégories de contribuables qui ont bénéficié dans les dernières années d’un transfert fiscal favorable ? (</w:t>
      </w:r>
      <w:r w:rsidRPr="00A31E7A">
        <w:rPr>
          <w:rFonts w:ascii="Manrope" w:eastAsia="Manrope" w:hAnsi="Manrope" w:cs="Manrope"/>
          <w:color w:val="000000"/>
          <w:sz w:val="24"/>
          <w:szCs w:val="24"/>
          <w:u w:val="single"/>
        </w:rPr>
        <w:t>Équité temporelle</w:t>
      </w:r>
      <w:r w:rsidRPr="00A31E7A">
        <w:rPr>
          <w:rFonts w:ascii="Manrope" w:eastAsia="Manrope" w:hAnsi="Manrope" w:cs="Manrope"/>
          <w:color w:val="000000"/>
          <w:sz w:val="24"/>
          <w:szCs w:val="24"/>
        </w:rPr>
        <w:t xml:space="preserve">); </w:t>
      </w:r>
    </w:p>
    <w:p w14:paraId="1D055EF7"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highlight w:val="white"/>
        </w:rPr>
        <w:t>L</w:t>
      </w:r>
      <w:del w:id="14" w:author="Author">
        <w:r w:rsidRPr="00A31E7A">
          <w:rPr>
            <w:rFonts w:ascii="Manrope" w:eastAsia="Manrope" w:hAnsi="Manrope" w:cs="Manrope"/>
            <w:color w:val="000000"/>
            <w:sz w:val="24"/>
            <w:szCs w:val="24"/>
            <w:highlight w:val="white"/>
          </w:rPr>
          <w:delText>a mesure a-t-elle potentiellement un impact plus important pour les contribuables de certains secteurs de la municipalité </w:delText>
        </w:r>
      </w:del>
      <w:ins w:id="15" w:author="Author">
        <w:r>
          <w:rPr>
            <w:rFonts w:ascii="Manrope" w:eastAsia="Manrope" w:hAnsi="Manrope" w:cs="Manrope"/>
            <w:color w:val="000000"/>
            <w:sz w:val="24"/>
            <w:szCs w:val="24"/>
            <w:highlight w:val="white"/>
          </w:rPr>
          <w:t xml:space="preserve">’impact de la mesure est-il réparti uniformément entre les contribuables des différents secteurs de la municipalité </w:t>
        </w:r>
      </w:ins>
      <w:r w:rsidRPr="00A31E7A">
        <w:rPr>
          <w:rFonts w:ascii="Manrope" w:eastAsia="Manrope" w:hAnsi="Manrope" w:cs="Manrope"/>
          <w:color w:val="000000"/>
          <w:sz w:val="24"/>
          <w:szCs w:val="24"/>
          <w:highlight w:val="white"/>
        </w:rPr>
        <w:t>? (</w:t>
      </w:r>
      <w:r w:rsidRPr="00A31E7A">
        <w:rPr>
          <w:rFonts w:ascii="Manrope" w:eastAsia="Manrope" w:hAnsi="Manrope" w:cs="Manrope"/>
          <w:color w:val="000000"/>
          <w:sz w:val="24"/>
          <w:szCs w:val="24"/>
          <w:highlight w:val="white"/>
          <w:u w:val="single"/>
        </w:rPr>
        <w:t>Équité territoriale</w:t>
      </w:r>
      <w:r w:rsidRPr="00A31E7A">
        <w:rPr>
          <w:rFonts w:ascii="Manrope" w:eastAsia="Manrope" w:hAnsi="Manrope" w:cs="Manrope"/>
          <w:color w:val="000000"/>
          <w:sz w:val="24"/>
          <w:szCs w:val="24"/>
          <w:highlight w:val="white"/>
        </w:rPr>
        <w:t>);</w:t>
      </w:r>
    </w:p>
    <w:p w14:paraId="7218F5EE" w14:textId="77777777" w:rsidR="00012DC5" w:rsidRPr="00A31E7A" w:rsidRDefault="00012DC5" w:rsidP="00A31E7A">
      <w:pPr>
        <w:numPr>
          <w:ilvl w:val="0"/>
          <w:numId w:val="3"/>
        </w:numPr>
        <w:pBdr>
          <w:top w:val="nil"/>
          <w:left w:val="nil"/>
          <w:bottom w:val="nil"/>
          <w:right w:val="nil"/>
          <w:between w:val="nil"/>
        </w:pBdr>
        <w:spacing w:after="240" w:line="240" w:lineRule="auto"/>
        <w:ind w:left="714" w:hanging="357"/>
        <w:jc w:val="both"/>
        <w:rPr>
          <w:rFonts w:ascii="Manrope" w:eastAsia="Manrope" w:hAnsi="Manrope" w:cs="Manrope"/>
          <w:color w:val="000000"/>
          <w:sz w:val="24"/>
          <w:szCs w:val="24"/>
        </w:rPr>
      </w:pPr>
      <w:r w:rsidRPr="00A31E7A">
        <w:rPr>
          <w:rFonts w:ascii="Manrope" w:eastAsia="Manrope" w:hAnsi="Manrope" w:cs="Manrope"/>
          <w:color w:val="000000"/>
          <w:sz w:val="24"/>
          <w:szCs w:val="24"/>
          <w:highlight w:val="white"/>
        </w:rPr>
        <w:t xml:space="preserve">Lorsqu’applicable, la mesure </w:t>
      </w:r>
      <w:del w:id="16" w:author="Author">
        <w:r w:rsidRPr="00A31E7A">
          <w:rPr>
            <w:rFonts w:ascii="Manrope" w:eastAsia="Manrope" w:hAnsi="Manrope" w:cs="Manrope"/>
            <w:color w:val="000000"/>
            <w:sz w:val="24"/>
            <w:szCs w:val="24"/>
            <w:highlight w:val="white"/>
          </w:rPr>
          <w:delText>a-t-elle un effet sur</w:delText>
        </w:r>
      </w:del>
      <w:ins w:id="17" w:author="Author">
        <w:r>
          <w:rPr>
            <w:rFonts w:ascii="Manrope" w:eastAsia="Manrope" w:hAnsi="Manrope" w:cs="Manrope"/>
            <w:color w:val="000000"/>
            <w:sz w:val="24"/>
            <w:szCs w:val="24"/>
            <w:highlight w:val="white"/>
          </w:rPr>
          <w:t>préserve-t-elle ou améliore-t-elle</w:t>
        </w:r>
      </w:ins>
      <w:r w:rsidRPr="00A31E7A">
        <w:rPr>
          <w:rFonts w:ascii="Manrope" w:eastAsia="Manrope" w:hAnsi="Manrope" w:cs="Manrope"/>
          <w:color w:val="000000"/>
          <w:sz w:val="24"/>
          <w:szCs w:val="24"/>
          <w:highlight w:val="white"/>
        </w:rPr>
        <w:t xml:space="preserve"> l’abordabilité des logements ? (</w:t>
      </w:r>
      <w:r w:rsidRPr="00A31E7A">
        <w:rPr>
          <w:rFonts w:ascii="Manrope" w:eastAsia="Manrope" w:hAnsi="Manrope" w:cs="Manrope"/>
          <w:color w:val="000000"/>
          <w:sz w:val="24"/>
          <w:szCs w:val="24"/>
          <w:highlight w:val="white"/>
          <w:u w:val="single"/>
        </w:rPr>
        <w:t>Abordabilité</w:t>
      </w:r>
      <w:r w:rsidRPr="00A31E7A">
        <w:rPr>
          <w:rFonts w:ascii="Manrope" w:eastAsia="Manrope" w:hAnsi="Manrope" w:cs="Manrope"/>
          <w:color w:val="000000"/>
          <w:sz w:val="24"/>
          <w:szCs w:val="24"/>
          <w:highlight w:val="white"/>
        </w:rPr>
        <w:t>).</w:t>
      </w:r>
    </w:p>
    <w:p w14:paraId="429FA140" w14:textId="77777777" w:rsidR="00012DC5" w:rsidRPr="00A31E7A" w:rsidRDefault="00012DC5"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bookmarkStart w:id="18" w:name="_heading=h.r9a5o32xgglo" w:colFirst="0" w:colLast="0"/>
      <w:bookmarkEnd w:id="18"/>
      <w:r w:rsidRPr="00A31E7A">
        <w:rPr>
          <w:rFonts w:ascii="Manrope" w:eastAsia="Manrope" w:hAnsi="Manrope" w:cs="Manrope"/>
          <w:b/>
          <w:color w:val="000000"/>
          <w:sz w:val="24"/>
          <w:szCs w:val="24"/>
        </w:rPr>
        <w:t>2.4 Efficacité environnementale</w:t>
      </w:r>
    </w:p>
    <w:p w14:paraId="00F9DC69" w14:textId="77777777" w:rsidR="00012DC5" w:rsidRPr="00A31E7A"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Cette dimension vise à évaluer le potentiel des mesures sous l’angle de la dissuasion ou de l’incitation pour les personnes assujetties à modifier leurs habitudes pour adopter des comportements favorables à l’environnement. Lorsqu’applicable, cette dimension est évaluée sur la base des critères qui suivent.</w:t>
      </w:r>
    </w:p>
    <w:p w14:paraId="0C89588D"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0C16D9BE"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t>La mesure est-elle le moyen le plus approprié d’atteindre l’objectif environnemental visé ?</w:t>
      </w:r>
      <w:r w:rsidRPr="00A31E7A">
        <w:rPr>
          <w:rFonts w:ascii="Manrope" w:eastAsia="Manrope" w:hAnsi="Manrope" w:cs="Manrope"/>
          <w:b/>
          <w:color w:val="000000"/>
          <w:sz w:val="24"/>
          <w:szCs w:val="24"/>
        </w:rPr>
        <w:t xml:space="preserve"> </w:t>
      </w:r>
      <w:r w:rsidRPr="00A31E7A">
        <w:rPr>
          <w:rFonts w:ascii="Manrope" w:eastAsia="Manrope" w:hAnsi="Manrope" w:cs="Manrope"/>
          <w:color w:val="000000"/>
          <w:sz w:val="24"/>
          <w:szCs w:val="24"/>
        </w:rPr>
        <w:t>(</w:t>
      </w:r>
      <w:r w:rsidRPr="00A31E7A">
        <w:rPr>
          <w:rFonts w:ascii="Manrope" w:eastAsia="Manrope" w:hAnsi="Manrope" w:cs="Manrope"/>
          <w:color w:val="000000"/>
          <w:sz w:val="24"/>
          <w:szCs w:val="24"/>
          <w:u w:val="single"/>
        </w:rPr>
        <w:t>Pertinence</w:t>
      </w:r>
      <w:r w:rsidRPr="00A31E7A">
        <w:rPr>
          <w:rFonts w:ascii="Manrope" w:eastAsia="Manrope" w:hAnsi="Manrope" w:cs="Manrope"/>
          <w:color w:val="000000"/>
          <w:sz w:val="24"/>
          <w:szCs w:val="24"/>
        </w:rPr>
        <w:t>);</w:t>
      </w:r>
    </w:p>
    <w:p w14:paraId="63ABF5B2"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lastRenderedPageBreak/>
        <w:t>En principe, la mesure offre-t-elle un potentiel pour optimiser l’utilisation du sol ou privilégier les formes compactes d’aménagement du territoire ? (</w:t>
      </w:r>
      <w:r w:rsidRPr="00A31E7A">
        <w:rPr>
          <w:rFonts w:ascii="Manrope" w:eastAsia="Manrope" w:hAnsi="Manrope" w:cs="Manrope"/>
          <w:color w:val="000000"/>
          <w:sz w:val="24"/>
          <w:szCs w:val="24"/>
          <w:u w:val="single"/>
        </w:rPr>
        <w:t>Utilisation du sol</w:t>
      </w:r>
      <w:r w:rsidRPr="00A31E7A">
        <w:rPr>
          <w:rFonts w:ascii="Manrope" w:eastAsia="Manrope" w:hAnsi="Manrope" w:cs="Manrope"/>
          <w:color w:val="000000"/>
          <w:sz w:val="24"/>
          <w:szCs w:val="24"/>
        </w:rPr>
        <w:t>);</w:t>
      </w:r>
    </w:p>
    <w:p w14:paraId="56FDA18A"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offre-t-elle un potentiel pour renforcer l’attractivité du territoire ou orienter la croissance vers les milieux déjà plus urbanisés pour freiner l’étalement urbain ? (</w:t>
      </w:r>
      <w:r w:rsidRPr="00A31E7A">
        <w:rPr>
          <w:rFonts w:ascii="Manrope" w:eastAsia="Manrope" w:hAnsi="Manrope" w:cs="Manrope"/>
          <w:color w:val="000000"/>
          <w:sz w:val="24"/>
          <w:szCs w:val="24"/>
          <w:u w:val="single"/>
        </w:rPr>
        <w:t>Attractivité</w:t>
      </w:r>
      <w:r w:rsidRPr="00A31E7A">
        <w:rPr>
          <w:rFonts w:ascii="Manrope" w:eastAsia="Manrope" w:hAnsi="Manrope" w:cs="Manrope"/>
          <w:color w:val="000000"/>
          <w:sz w:val="24"/>
          <w:szCs w:val="24"/>
        </w:rPr>
        <w:t>);</w:t>
      </w:r>
    </w:p>
    <w:p w14:paraId="5B2B14A1"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offre-t-elle un potentiel pour contribuer à la résilience des écosystèmes ? (</w:t>
      </w:r>
      <w:r w:rsidRPr="00A31E7A">
        <w:rPr>
          <w:rFonts w:ascii="Manrope" w:eastAsia="Manrope" w:hAnsi="Manrope" w:cs="Manrope"/>
          <w:color w:val="000000"/>
          <w:sz w:val="24"/>
          <w:szCs w:val="24"/>
          <w:u w:val="single"/>
        </w:rPr>
        <w:t>Résilience</w:t>
      </w:r>
      <w:r w:rsidRPr="00A31E7A">
        <w:rPr>
          <w:rFonts w:ascii="Manrope" w:eastAsia="Manrope" w:hAnsi="Manrope" w:cs="Manrope"/>
          <w:color w:val="000000"/>
          <w:sz w:val="24"/>
          <w:szCs w:val="24"/>
        </w:rPr>
        <w:t>);</w:t>
      </w:r>
    </w:p>
    <w:p w14:paraId="1EC35B1A" w14:textId="77777777" w:rsidR="00012DC5" w:rsidRPr="00A31E7A" w:rsidRDefault="00012DC5" w:rsidP="00A31E7A">
      <w:pPr>
        <w:numPr>
          <w:ilvl w:val="0"/>
          <w:numId w:val="5"/>
        </w:numPr>
        <w:pBdr>
          <w:top w:val="nil"/>
          <w:left w:val="nil"/>
          <w:bottom w:val="nil"/>
          <w:right w:val="nil"/>
          <w:between w:val="nil"/>
        </w:pBdr>
        <w:spacing w:after="0" w:line="240" w:lineRule="auto"/>
        <w:ind w:left="714" w:hanging="357"/>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est-elle de nature à favoriser une occupation du sol qui soit favorable à la mobilité durable ? (</w:t>
      </w:r>
      <w:r w:rsidRPr="00A31E7A">
        <w:rPr>
          <w:rFonts w:ascii="Manrope" w:eastAsia="Manrope" w:hAnsi="Manrope" w:cs="Manrope"/>
          <w:color w:val="000000"/>
          <w:sz w:val="24"/>
          <w:szCs w:val="24"/>
          <w:u w:val="single"/>
        </w:rPr>
        <w:t>Mobilité durable</w:t>
      </w:r>
      <w:r w:rsidRPr="00A31E7A">
        <w:rPr>
          <w:rFonts w:ascii="Manrope" w:eastAsia="Manrope" w:hAnsi="Manrope" w:cs="Manrope"/>
          <w:color w:val="000000"/>
          <w:sz w:val="24"/>
          <w:szCs w:val="24"/>
        </w:rPr>
        <w:t>);</w:t>
      </w:r>
    </w:p>
    <w:p w14:paraId="478ABC87" w14:textId="77777777" w:rsidR="00012DC5"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permet-elle d’internaliser des externalités environnementales négatives ou faire participer financièrement les générateurs de nuisance ? (Pollueur-payeur).</w:t>
      </w:r>
    </w:p>
    <w:p w14:paraId="5A221BAE" w14:textId="77777777" w:rsidR="00741AF4" w:rsidRDefault="00741AF4"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512981A" w14:textId="40030198" w:rsidR="00382389" w:rsidRDefault="00C23B27" w:rsidP="00382389">
      <w:pPr>
        <w:pBdr>
          <w:top w:val="nil"/>
          <w:left w:val="nil"/>
          <w:bottom w:val="nil"/>
          <w:right w:val="nil"/>
          <w:between w:val="nil"/>
        </w:pBdr>
        <w:spacing w:after="0" w:line="240" w:lineRule="auto"/>
        <w:jc w:val="both"/>
        <w:rPr>
          <w:rFonts w:ascii="Manrope" w:eastAsia="Manrope" w:hAnsi="Manrope" w:cs="Manrope"/>
          <w:b/>
          <w:bCs/>
          <w:color w:val="000000"/>
          <w:sz w:val="24"/>
          <w:szCs w:val="24"/>
        </w:rPr>
      </w:pPr>
      <w:r w:rsidRPr="00C23B27">
        <w:rPr>
          <w:rFonts w:ascii="Manrope" w:eastAsia="Manrope" w:hAnsi="Manrope" w:cs="Manrope"/>
          <w:b/>
          <w:bCs/>
          <w:color w:val="000000"/>
          <w:sz w:val="24"/>
          <w:szCs w:val="24"/>
        </w:rPr>
        <w:t>3.</w:t>
      </w:r>
      <w:r>
        <w:rPr>
          <w:rFonts w:ascii="Manrope" w:eastAsia="Manrope" w:hAnsi="Manrope" w:cs="Manrope"/>
          <w:b/>
          <w:bCs/>
          <w:color w:val="000000"/>
          <w:sz w:val="24"/>
          <w:szCs w:val="24"/>
        </w:rPr>
        <w:t xml:space="preserve"> </w:t>
      </w:r>
      <w:r w:rsidR="0018512D">
        <w:rPr>
          <w:rFonts w:ascii="Manrope" w:eastAsia="Manrope" w:hAnsi="Manrope" w:cs="Manrope"/>
          <w:b/>
          <w:bCs/>
          <w:color w:val="000000"/>
          <w:sz w:val="24"/>
          <w:szCs w:val="24"/>
        </w:rPr>
        <w:t>Pointage et s</w:t>
      </w:r>
      <w:r>
        <w:rPr>
          <w:rFonts w:ascii="Manrope" w:eastAsia="Manrope" w:hAnsi="Manrope" w:cs="Manrope"/>
          <w:b/>
          <w:bCs/>
          <w:color w:val="000000"/>
          <w:sz w:val="24"/>
          <w:szCs w:val="24"/>
        </w:rPr>
        <w:t>ynthèse de l’analyse</w:t>
      </w:r>
    </w:p>
    <w:p w14:paraId="1422B922" w14:textId="77777777" w:rsidR="00C23B27" w:rsidRDefault="00C23B27" w:rsidP="00382389">
      <w:pPr>
        <w:pBdr>
          <w:top w:val="nil"/>
          <w:left w:val="nil"/>
          <w:bottom w:val="nil"/>
          <w:right w:val="nil"/>
          <w:between w:val="nil"/>
        </w:pBdr>
        <w:spacing w:after="0" w:line="240" w:lineRule="auto"/>
        <w:jc w:val="both"/>
        <w:rPr>
          <w:rFonts w:ascii="Manrope" w:eastAsia="Manrope" w:hAnsi="Manrope" w:cs="Manrope"/>
          <w:b/>
          <w:bCs/>
          <w:color w:val="000000"/>
          <w:sz w:val="24"/>
          <w:szCs w:val="24"/>
        </w:rPr>
      </w:pPr>
    </w:p>
    <w:p w14:paraId="39274EB6" w14:textId="77777777" w:rsidR="0018512D" w:rsidRDefault="0018512D" w:rsidP="0018512D">
      <w:pPr>
        <w:pBdr>
          <w:top w:val="nil"/>
          <w:left w:val="nil"/>
          <w:bottom w:val="nil"/>
          <w:right w:val="nil"/>
          <w:between w:val="nil"/>
        </w:pBdr>
        <w:spacing w:after="240" w:line="240" w:lineRule="auto"/>
        <w:jc w:val="both"/>
        <w:rPr>
          <w:rFonts w:ascii="Manrope" w:eastAsia="Manrope" w:hAnsi="Manrope" w:cs="Manrope"/>
          <w:sz w:val="24"/>
          <w:szCs w:val="24"/>
        </w:rPr>
      </w:pPr>
      <w:r>
        <w:rPr>
          <w:rFonts w:ascii="Manrope" w:eastAsia="Manrope" w:hAnsi="Manrope" w:cs="Manrope"/>
          <w:sz w:val="24"/>
          <w:szCs w:val="24"/>
        </w:rPr>
        <w:t>U</w:t>
      </w:r>
      <w:r w:rsidRPr="00A31E7A">
        <w:rPr>
          <w:rFonts w:ascii="Manrope" w:eastAsia="Manrope" w:hAnsi="Manrope" w:cs="Manrope"/>
          <w:color w:val="000000"/>
          <w:sz w:val="24"/>
          <w:szCs w:val="24"/>
        </w:rPr>
        <w:t xml:space="preserve">ne évaluation </w:t>
      </w:r>
      <w:r>
        <w:rPr>
          <w:rFonts w:ascii="Manrope" w:eastAsia="Manrope" w:hAnsi="Manrope" w:cs="Manrope"/>
          <w:color w:val="000000"/>
          <w:sz w:val="24"/>
          <w:szCs w:val="24"/>
        </w:rPr>
        <w:t>peut être réalisée</w:t>
      </w:r>
      <w:r w:rsidRPr="00A31E7A">
        <w:rPr>
          <w:rFonts w:ascii="Manrope" w:eastAsia="Manrope" w:hAnsi="Manrope" w:cs="Manrope"/>
          <w:color w:val="000000"/>
          <w:sz w:val="24"/>
          <w:szCs w:val="24"/>
        </w:rPr>
        <w:t xml:space="preserve"> pour chaque outil sur chacun</w:t>
      </w:r>
      <w:r>
        <w:rPr>
          <w:rFonts w:ascii="Manrope" w:eastAsia="Manrope" w:hAnsi="Manrope" w:cs="Manrope"/>
          <w:color w:val="000000"/>
          <w:sz w:val="24"/>
          <w:szCs w:val="24"/>
        </w:rPr>
        <w:t>e des dimensions et</w:t>
      </w:r>
      <w:r w:rsidRPr="00A31E7A">
        <w:rPr>
          <w:rFonts w:ascii="Manrope" w:eastAsia="Manrope" w:hAnsi="Manrope" w:cs="Manrope"/>
          <w:color w:val="000000"/>
          <w:sz w:val="24"/>
          <w:szCs w:val="24"/>
        </w:rPr>
        <w:t xml:space="preserve"> des critères</w:t>
      </w:r>
      <w:r>
        <w:rPr>
          <w:rFonts w:ascii="Manrope" w:eastAsia="Manrope" w:hAnsi="Manrope" w:cs="Manrope"/>
          <w:color w:val="000000"/>
          <w:sz w:val="24"/>
          <w:szCs w:val="24"/>
        </w:rPr>
        <w:t xml:space="preserve"> présentés ci-haut. Une mesure pourrait se voir attribuer une note de -1 (négatif), de 0 (neutre) ou de +1 (positif) sur chacun des critères. Cette évaluation peut être réalisée par la municipalité,</w:t>
      </w:r>
      <w:r w:rsidRPr="00A31E7A">
        <w:rPr>
          <w:rFonts w:ascii="Manrope" w:eastAsia="Manrope" w:hAnsi="Manrope" w:cs="Manrope"/>
          <w:color w:val="000000"/>
          <w:sz w:val="24"/>
          <w:szCs w:val="24"/>
        </w:rPr>
        <w:t xml:space="preserve"> suivant les commentaires émis par </w:t>
      </w:r>
      <w:r w:rsidRPr="00A31E7A">
        <w:rPr>
          <w:rFonts w:ascii="Manrope" w:eastAsia="Manrope" w:hAnsi="Manrope" w:cs="Manrope"/>
          <w:sz w:val="24"/>
          <w:szCs w:val="24"/>
        </w:rPr>
        <w:t>des membres des équipes de direction</w:t>
      </w:r>
      <w:r>
        <w:rPr>
          <w:rFonts w:ascii="Manrope" w:eastAsia="Manrope" w:hAnsi="Manrope" w:cs="Manrope"/>
          <w:sz w:val="24"/>
          <w:szCs w:val="24"/>
        </w:rPr>
        <w:t xml:space="preserve"> concernées</w:t>
      </w:r>
      <w:r w:rsidRPr="00A31E7A">
        <w:rPr>
          <w:rFonts w:ascii="Manrope" w:eastAsia="Manrope" w:hAnsi="Manrope" w:cs="Manrope"/>
          <w:sz w:val="24"/>
          <w:szCs w:val="24"/>
        </w:rPr>
        <w:t>.</w:t>
      </w:r>
      <w:r>
        <w:rPr>
          <w:rFonts w:ascii="Manrope" w:eastAsia="Manrope" w:hAnsi="Manrope" w:cs="Manrope"/>
          <w:sz w:val="24"/>
          <w:szCs w:val="24"/>
        </w:rPr>
        <w:t xml:space="preserve"> Les résultats peuvent être consignés dans la première feuille de la grille d’analyse</w:t>
      </w:r>
    </w:p>
    <w:p w14:paraId="79EA6A10" w14:textId="471B6532" w:rsidR="00C23B27" w:rsidRPr="000F24AC" w:rsidRDefault="0018512D" w:rsidP="000F24AC">
      <w:pPr>
        <w:pBdr>
          <w:top w:val="nil"/>
          <w:left w:val="nil"/>
          <w:bottom w:val="nil"/>
          <w:right w:val="nil"/>
          <w:between w:val="nil"/>
        </w:pBdr>
        <w:spacing w:after="240" w:line="240" w:lineRule="auto"/>
        <w:jc w:val="both"/>
        <w:rPr>
          <w:rFonts w:ascii="Manrope" w:eastAsia="Manrope" w:hAnsi="Manrope" w:cs="Manrope"/>
          <w:sz w:val="24"/>
          <w:szCs w:val="24"/>
        </w:rPr>
      </w:pPr>
      <w:r>
        <w:rPr>
          <w:rFonts w:ascii="Manrope" w:eastAsia="Manrope" w:hAnsi="Manrope" w:cs="Manrope"/>
          <w:sz w:val="24"/>
          <w:szCs w:val="24"/>
        </w:rPr>
        <w:t xml:space="preserve">Par la suite, le total des notes pourra être effectué, et un avis global pourra être dégagé pour chacune des mesures en fonction de chaque dimension, allant de peu favorable si l’évaluation est négative pour chacun des critères, à très favorable si elle est positive sur chacun des critères. </w:t>
      </w:r>
      <w:r w:rsidR="002D5AA6">
        <w:rPr>
          <w:rFonts w:ascii="Manrope" w:eastAsia="Manrope" w:hAnsi="Manrope" w:cs="Manrope"/>
          <w:sz w:val="24"/>
          <w:szCs w:val="24"/>
        </w:rPr>
        <w:t xml:space="preserve">Ainsi, il </w:t>
      </w:r>
      <w:r w:rsidR="00992D28">
        <w:rPr>
          <w:rFonts w:ascii="Manrope" w:eastAsia="Manrope" w:hAnsi="Manrope" w:cs="Manrope"/>
          <w:color w:val="000000"/>
          <w:sz w:val="24"/>
          <w:szCs w:val="24"/>
        </w:rPr>
        <w:t>est proposé d’utiliser la grille d’appréciation suivante :</w:t>
      </w:r>
    </w:p>
    <w:tbl>
      <w:tblPr>
        <w:tblW w:w="4420" w:type="dxa"/>
        <w:tblCellMar>
          <w:left w:w="70" w:type="dxa"/>
          <w:right w:w="70" w:type="dxa"/>
        </w:tblCellMar>
        <w:tblLook w:val="04A0" w:firstRow="1" w:lastRow="0" w:firstColumn="1" w:lastColumn="0" w:noHBand="0" w:noVBand="1"/>
      </w:tblPr>
      <w:tblGrid>
        <w:gridCol w:w="4420"/>
      </w:tblGrid>
      <w:tr w:rsidR="00C23B27" w:rsidRPr="00C23B27" w14:paraId="392F88AF" w14:textId="77777777" w:rsidTr="00C23B27">
        <w:trPr>
          <w:trHeight w:val="312"/>
        </w:trPr>
        <w:tc>
          <w:tcPr>
            <w:tcW w:w="4420" w:type="dxa"/>
            <w:tcBorders>
              <w:top w:val="nil"/>
              <w:left w:val="nil"/>
              <w:bottom w:val="nil"/>
              <w:right w:val="nil"/>
            </w:tcBorders>
            <w:noWrap/>
            <w:vAlign w:val="bottom"/>
            <w:hideMark/>
          </w:tcPr>
          <w:p w14:paraId="453263E8"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Appréciation</w:t>
            </w:r>
          </w:p>
        </w:tc>
      </w:tr>
      <w:tr w:rsidR="00C23B27" w:rsidRPr="00C23B27" w14:paraId="38C0DB5D" w14:textId="77777777" w:rsidTr="00C23B27">
        <w:trPr>
          <w:trHeight w:val="312"/>
        </w:trPr>
        <w:tc>
          <w:tcPr>
            <w:tcW w:w="4420" w:type="dxa"/>
            <w:tcBorders>
              <w:top w:val="nil"/>
              <w:left w:val="nil"/>
              <w:bottom w:val="nil"/>
              <w:right w:val="nil"/>
            </w:tcBorders>
            <w:shd w:val="clear" w:color="000000" w:fill="FF0000"/>
            <w:noWrap/>
            <w:vAlign w:val="bottom"/>
            <w:hideMark/>
          </w:tcPr>
          <w:p w14:paraId="6F9B6D66"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Pas du tout favorable</w:t>
            </w:r>
          </w:p>
        </w:tc>
      </w:tr>
      <w:tr w:rsidR="00C23B27" w:rsidRPr="00C23B27" w14:paraId="4443BEA0" w14:textId="77777777" w:rsidTr="00C23B27">
        <w:trPr>
          <w:trHeight w:val="312"/>
        </w:trPr>
        <w:tc>
          <w:tcPr>
            <w:tcW w:w="4420" w:type="dxa"/>
            <w:tcBorders>
              <w:top w:val="nil"/>
              <w:left w:val="nil"/>
              <w:bottom w:val="nil"/>
              <w:right w:val="nil"/>
            </w:tcBorders>
            <w:shd w:val="clear" w:color="000000" w:fill="FFFF00"/>
            <w:noWrap/>
            <w:vAlign w:val="bottom"/>
            <w:hideMark/>
          </w:tcPr>
          <w:p w14:paraId="59AC5B9F"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Peu favorable</w:t>
            </w:r>
          </w:p>
        </w:tc>
      </w:tr>
      <w:tr w:rsidR="00C23B27" w:rsidRPr="00C23B27" w14:paraId="4B947ED6" w14:textId="77777777" w:rsidTr="00C23B27">
        <w:trPr>
          <w:trHeight w:val="312"/>
        </w:trPr>
        <w:tc>
          <w:tcPr>
            <w:tcW w:w="4420" w:type="dxa"/>
            <w:tcBorders>
              <w:top w:val="nil"/>
              <w:left w:val="nil"/>
              <w:bottom w:val="nil"/>
              <w:right w:val="nil"/>
            </w:tcBorders>
            <w:shd w:val="clear" w:color="000000" w:fill="BFBFBF"/>
            <w:noWrap/>
            <w:vAlign w:val="bottom"/>
            <w:hideMark/>
          </w:tcPr>
          <w:p w14:paraId="75F4CE1F"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Neutre</w:t>
            </w:r>
          </w:p>
        </w:tc>
      </w:tr>
      <w:tr w:rsidR="00C23B27" w:rsidRPr="00C23B27" w14:paraId="1FB9F564" w14:textId="77777777" w:rsidTr="00C23B27">
        <w:trPr>
          <w:trHeight w:val="312"/>
        </w:trPr>
        <w:tc>
          <w:tcPr>
            <w:tcW w:w="4420" w:type="dxa"/>
            <w:tcBorders>
              <w:top w:val="nil"/>
              <w:left w:val="nil"/>
              <w:bottom w:val="nil"/>
              <w:right w:val="nil"/>
            </w:tcBorders>
            <w:shd w:val="clear" w:color="000000" w:fill="C6E0B4"/>
            <w:noWrap/>
            <w:vAlign w:val="bottom"/>
            <w:hideMark/>
          </w:tcPr>
          <w:p w14:paraId="1AD2B016"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Favorable</w:t>
            </w:r>
          </w:p>
        </w:tc>
      </w:tr>
      <w:tr w:rsidR="00C23B27" w:rsidRPr="00C23B27" w14:paraId="0EDFD775" w14:textId="77777777" w:rsidTr="00C23B27">
        <w:trPr>
          <w:trHeight w:val="312"/>
        </w:trPr>
        <w:tc>
          <w:tcPr>
            <w:tcW w:w="4420" w:type="dxa"/>
            <w:tcBorders>
              <w:top w:val="nil"/>
              <w:left w:val="nil"/>
              <w:bottom w:val="nil"/>
              <w:right w:val="nil"/>
            </w:tcBorders>
            <w:shd w:val="clear" w:color="000000" w:fill="548235"/>
            <w:noWrap/>
            <w:vAlign w:val="bottom"/>
            <w:hideMark/>
          </w:tcPr>
          <w:p w14:paraId="3C07B60D"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Très favorable</w:t>
            </w:r>
          </w:p>
        </w:tc>
      </w:tr>
    </w:tbl>
    <w:p w14:paraId="195AA4B8" w14:textId="77777777" w:rsidR="00C23B27" w:rsidRPr="00C23B27" w:rsidRDefault="00C23B27" w:rsidP="00382389">
      <w:pPr>
        <w:pBdr>
          <w:top w:val="nil"/>
          <w:left w:val="nil"/>
          <w:bottom w:val="nil"/>
          <w:right w:val="nil"/>
          <w:between w:val="nil"/>
        </w:pBdr>
        <w:spacing w:after="0" w:line="240" w:lineRule="auto"/>
        <w:jc w:val="both"/>
        <w:rPr>
          <w:rFonts w:ascii="Manrope" w:eastAsia="Manrope" w:hAnsi="Manrope" w:cs="Manrope"/>
          <w:b/>
          <w:bCs/>
          <w:color w:val="000000"/>
          <w:sz w:val="24"/>
          <w:szCs w:val="24"/>
        </w:rPr>
      </w:pPr>
    </w:p>
    <w:p w14:paraId="076D1ED2" w14:textId="228FABA0" w:rsidR="00382389" w:rsidRDefault="00992D28"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Pour déterminer l’appréciation de l’analyse</w:t>
      </w:r>
      <w:r w:rsidR="00026840">
        <w:rPr>
          <w:rFonts w:ascii="Manrope" w:eastAsia="Manrope" w:hAnsi="Manrope" w:cs="Manrope"/>
          <w:color w:val="000000"/>
          <w:sz w:val="24"/>
          <w:szCs w:val="24"/>
        </w:rPr>
        <w:t xml:space="preserve"> sur chacune des dimensions</w:t>
      </w:r>
      <w:r>
        <w:rPr>
          <w:rFonts w:ascii="Manrope" w:eastAsia="Manrope" w:hAnsi="Manrope" w:cs="Manrope"/>
          <w:color w:val="000000"/>
          <w:sz w:val="24"/>
          <w:szCs w:val="24"/>
        </w:rPr>
        <w:t>, il est proposé d’utiliser la règle de décision suivante</w:t>
      </w:r>
      <w:r w:rsidR="00026840">
        <w:rPr>
          <w:rFonts w:ascii="Manrope" w:eastAsia="Manrope" w:hAnsi="Manrope" w:cs="Manrope"/>
          <w:color w:val="000000"/>
          <w:sz w:val="24"/>
          <w:szCs w:val="24"/>
        </w:rPr>
        <w:t> :</w:t>
      </w:r>
    </w:p>
    <w:p w14:paraId="4B271E87" w14:textId="77777777" w:rsidR="00992D28" w:rsidRDefault="00992D28"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DF1A34E" w14:textId="73E30498" w:rsidR="00382389" w:rsidRDefault="00992D28"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Très favorable</w:t>
      </w:r>
      <w:r>
        <w:rPr>
          <w:rFonts w:ascii="Manrope" w:eastAsia="Manrope" w:hAnsi="Manrope" w:cs="Manrope"/>
          <w:color w:val="000000"/>
          <w:sz w:val="24"/>
          <w:szCs w:val="24"/>
        </w:rPr>
        <w:t> : Aucun critère n’</w:t>
      </w:r>
      <w:r w:rsidR="001A480D">
        <w:rPr>
          <w:rFonts w:ascii="Manrope" w:eastAsia="Manrope" w:hAnsi="Manrope" w:cs="Manrope"/>
          <w:color w:val="000000"/>
          <w:sz w:val="24"/>
          <w:szCs w:val="24"/>
        </w:rPr>
        <w:t>obtient une note</w:t>
      </w:r>
      <w:r>
        <w:rPr>
          <w:rFonts w:ascii="Manrope" w:eastAsia="Manrope" w:hAnsi="Manrope" w:cs="Manrope"/>
          <w:color w:val="000000"/>
          <w:sz w:val="24"/>
          <w:szCs w:val="24"/>
        </w:rPr>
        <w:t xml:space="preserve"> négati</w:t>
      </w:r>
      <w:r w:rsidR="001A480D">
        <w:rPr>
          <w:rFonts w:ascii="Manrope" w:eastAsia="Manrope" w:hAnsi="Manrope" w:cs="Manrope"/>
          <w:color w:val="000000"/>
          <w:sz w:val="24"/>
          <w:szCs w:val="24"/>
        </w:rPr>
        <w:t>ve</w:t>
      </w:r>
      <w:r>
        <w:rPr>
          <w:rFonts w:ascii="Manrope" w:eastAsia="Manrope" w:hAnsi="Manrope" w:cs="Manrope"/>
          <w:color w:val="000000"/>
          <w:sz w:val="24"/>
          <w:szCs w:val="24"/>
        </w:rPr>
        <w:t xml:space="preserve"> sur une dimension</w:t>
      </w:r>
      <w:r w:rsidR="006336DD">
        <w:rPr>
          <w:rFonts w:ascii="Manrope" w:eastAsia="Manrope" w:hAnsi="Manrope" w:cs="Manrope"/>
          <w:color w:val="000000"/>
          <w:sz w:val="24"/>
          <w:szCs w:val="24"/>
        </w:rPr>
        <w:t>.</w:t>
      </w:r>
      <w:r w:rsidR="001A480D">
        <w:rPr>
          <w:rFonts w:ascii="Manrope" w:eastAsia="Manrope" w:hAnsi="Manrope" w:cs="Manrope"/>
          <w:color w:val="000000"/>
          <w:sz w:val="24"/>
          <w:szCs w:val="24"/>
        </w:rPr>
        <w:t xml:space="preserve"> </w:t>
      </w:r>
      <w:r w:rsidR="006336DD">
        <w:rPr>
          <w:rFonts w:ascii="Manrope" w:eastAsia="Manrope" w:hAnsi="Manrope" w:cs="Manrope"/>
          <w:color w:val="000000"/>
          <w:sz w:val="24"/>
          <w:szCs w:val="24"/>
        </w:rPr>
        <w:t>L</w:t>
      </w:r>
      <w:r w:rsidR="001A480D">
        <w:rPr>
          <w:rFonts w:ascii="Manrope" w:eastAsia="Manrope" w:hAnsi="Manrope" w:cs="Manrope"/>
          <w:color w:val="000000"/>
          <w:sz w:val="24"/>
          <w:szCs w:val="24"/>
        </w:rPr>
        <w:t xml:space="preserve">a somme des notes sur une dimension est </w:t>
      </w:r>
      <w:ins w:id="19" w:author="Author">
        <w:r>
          <w:rPr>
            <w:rFonts w:ascii="Manrope" w:eastAsia="Manrope" w:hAnsi="Manrope" w:cs="Manrope"/>
            <w:color w:val="000000"/>
            <w:sz w:val="24"/>
            <w:szCs w:val="24"/>
          </w:rPr>
          <w:t xml:space="preserve">égale ou </w:t>
        </w:r>
      </w:ins>
      <w:r w:rsidR="001A480D">
        <w:rPr>
          <w:rFonts w:ascii="Manrope" w:eastAsia="Manrope" w:hAnsi="Manrope" w:cs="Manrope"/>
          <w:color w:val="000000"/>
          <w:sz w:val="24"/>
          <w:szCs w:val="24"/>
        </w:rPr>
        <w:t>supérieur</w:t>
      </w:r>
      <w:r w:rsidR="006336DD">
        <w:rPr>
          <w:rFonts w:ascii="Manrope" w:eastAsia="Manrope" w:hAnsi="Manrope" w:cs="Manrope"/>
          <w:color w:val="000000"/>
          <w:sz w:val="24"/>
          <w:szCs w:val="24"/>
        </w:rPr>
        <w:t>e</w:t>
      </w:r>
      <w:r w:rsidR="001A480D">
        <w:rPr>
          <w:rFonts w:ascii="Manrope" w:eastAsia="Manrope" w:hAnsi="Manrope" w:cs="Manrope"/>
          <w:color w:val="000000"/>
          <w:sz w:val="24"/>
          <w:szCs w:val="24"/>
        </w:rPr>
        <w:t xml:space="preserve"> à 1.</w:t>
      </w:r>
    </w:p>
    <w:p w14:paraId="6FD36B02" w14:textId="0CB1C0C5" w:rsidR="009A04A1" w:rsidRDefault="00502ACD"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Favorable</w:t>
      </w:r>
      <w:r>
        <w:rPr>
          <w:rFonts w:ascii="Manrope" w:eastAsia="Manrope" w:hAnsi="Manrope" w:cs="Manrope"/>
          <w:color w:val="000000"/>
          <w:sz w:val="24"/>
          <w:szCs w:val="24"/>
        </w:rPr>
        <w:t> :</w:t>
      </w:r>
      <w:r w:rsidR="00026840">
        <w:rPr>
          <w:rFonts w:ascii="Manrope" w:eastAsia="Manrope" w:hAnsi="Manrope" w:cs="Manrope"/>
          <w:color w:val="000000"/>
          <w:sz w:val="24"/>
          <w:szCs w:val="24"/>
        </w:rPr>
        <w:t xml:space="preserve"> La somme des notes sur une dimension </w:t>
      </w:r>
      <w:r w:rsidR="006336DD">
        <w:rPr>
          <w:rFonts w:ascii="Manrope" w:eastAsia="Manrope" w:hAnsi="Manrope" w:cs="Manrope"/>
          <w:color w:val="000000"/>
          <w:sz w:val="24"/>
          <w:szCs w:val="24"/>
        </w:rPr>
        <w:t>est</w:t>
      </w:r>
      <w:r w:rsidR="00026840">
        <w:rPr>
          <w:rFonts w:ascii="Manrope" w:eastAsia="Manrope" w:hAnsi="Manrope" w:cs="Manrope"/>
          <w:color w:val="000000"/>
          <w:sz w:val="24"/>
          <w:szCs w:val="24"/>
        </w:rPr>
        <w:t xml:space="preserve"> </w:t>
      </w:r>
      <w:del w:id="20" w:author="Author">
        <w:r w:rsidR="00026840">
          <w:rPr>
            <w:rFonts w:ascii="Manrope" w:eastAsia="Manrope" w:hAnsi="Manrope" w:cs="Manrope"/>
            <w:color w:val="000000"/>
            <w:sz w:val="24"/>
            <w:szCs w:val="24"/>
          </w:rPr>
          <w:delText>égale ou supérieure à 1</w:delText>
        </w:r>
      </w:del>
      <w:ins w:id="21" w:author="Author">
        <w:r>
          <w:rPr>
            <w:rFonts w:ascii="Manrope" w:eastAsia="Manrope" w:hAnsi="Manrope" w:cs="Manrope"/>
            <w:color w:val="000000"/>
            <w:sz w:val="24"/>
            <w:szCs w:val="24"/>
          </w:rPr>
          <w:t>supérieure à 0</w:t>
        </w:r>
      </w:ins>
      <w:r w:rsidR="00026840">
        <w:rPr>
          <w:rFonts w:ascii="Manrope" w:eastAsia="Manrope" w:hAnsi="Manrope" w:cs="Manrope"/>
          <w:color w:val="000000"/>
          <w:sz w:val="24"/>
          <w:szCs w:val="24"/>
        </w:rPr>
        <w:t xml:space="preserve">. </w:t>
      </w:r>
      <w:r w:rsidR="00253AD6">
        <w:rPr>
          <w:rFonts w:ascii="Manrope" w:eastAsia="Manrope" w:hAnsi="Manrope" w:cs="Manrope"/>
          <w:color w:val="000000"/>
          <w:sz w:val="24"/>
          <w:szCs w:val="24"/>
        </w:rPr>
        <w:t xml:space="preserve">Des </w:t>
      </w:r>
      <w:r w:rsidR="009A04A1">
        <w:rPr>
          <w:rFonts w:ascii="Manrope" w:eastAsia="Manrope" w:hAnsi="Manrope" w:cs="Manrope"/>
          <w:color w:val="000000"/>
          <w:sz w:val="24"/>
          <w:szCs w:val="24"/>
        </w:rPr>
        <w:t>critère</w:t>
      </w:r>
      <w:r w:rsidR="00253AD6">
        <w:rPr>
          <w:rFonts w:ascii="Manrope" w:eastAsia="Manrope" w:hAnsi="Manrope" w:cs="Manrope"/>
          <w:color w:val="000000"/>
          <w:sz w:val="24"/>
          <w:szCs w:val="24"/>
        </w:rPr>
        <w:t>s</w:t>
      </w:r>
      <w:r w:rsidR="009A04A1">
        <w:rPr>
          <w:rFonts w:ascii="Manrope" w:eastAsia="Manrope" w:hAnsi="Manrope" w:cs="Manrope"/>
          <w:color w:val="000000"/>
          <w:sz w:val="24"/>
          <w:szCs w:val="24"/>
        </w:rPr>
        <w:t xml:space="preserve"> sur une dimension </w:t>
      </w:r>
      <w:r w:rsidR="00026840">
        <w:rPr>
          <w:rFonts w:ascii="Manrope" w:eastAsia="Manrope" w:hAnsi="Manrope" w:cs="Manrope"/>
          <w:color w:val="000000"/>
          <w:sz w:val="24"/>
          <w:szCs w:val="24"/>
        </w:rPr>
        <w:t>peu</w:t>
      </w:r>
      <w:r w:rsidR="00253AD6">
        <w:rPr>
          <w:rFonts w:ascii="Manrope" w:eastAsia="Manrope" w:hAnsi="Manrope" w:cs="Manrope"/>
          <w:color w:val="000000"/>
          <w:sz w:val="24"/>
          <w:szCs w:val="24"/>
        </w:rPr>
        <w:t>ven</w:t>
      </w:r>
      <w:r w:rsidR="00026840">
        <w:rPr>
          <w:rFonts w:ascii="Manrope" w:eastAsia="Manrope" w:hAnsi="Manrope" w:cs="Manrope"/>
          <w:color w:val="000000"/>
          <w:sz w:val="24"/>
          <w:szCs w:val="24"/>
        </w:rPr>
        <w:t>t obtenir une note négative.</w:t>
      </w:r>
    </w:p>
    <w:p w14:paraId="46CC5FAA" w14:textId="5DBA9A1E" w:rsidR="00026840" w:rsidRDefault="009A04A1"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Neutre</w:t>
      </w:r>
      <w:r>
        <w:rPr>
          <w:rFonts w:ascii="Manrope" w:eastAsia="Manrope" w:hAnsi="Manrope" w:cs="Manrope"/>
          <w:color w:val="000000"/>
          <w:sz w:val="24"/>
          <w:szCs w:val="24"/>
        </w:rPr>
        <w:t> : La somme des notes sur une dimension est égale à 0.</w:t>
      </w:r>
    </w:p>
    <w:p w14:paraId="2038FD6E" w14:textId="74330C3A" w:rsidR="00253AD6" w:rsidRDefault="00026840"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lastRenderedPageBreak/>
        <w:t>Peu favorable :</w:t>
      </w:r>
      <w:r>
        <w:rPr>
          <w:rFonts w:ascii="Manrope" w:eastAsia="Manrope" w:hAnsi="Manrope" w:cs="Manrope"/>
          <w:color w:val="000000"/>
          <w:sz w:val="24"/>
          <w:szCs w:val="24"/>
        </w:rPr>
        <w:t xml:space="preserve"> La somme des notes sur une dimension est </w:t>
      </w:r>
      <w:r w:rsidR="00253AD6">
        <w:rPr>
          <w:rFonts w:ascii="Manrope" w:eastAsia="Manrope" w:hAnsi="Manrope" w:cs="Manrope"/>
          <w:color w:val="000000"/>
          <w:sz w:val="24"/>
          <w:szCs w:val="24"/>
        </w:rPr>
        <w:t xml:space="preserve">inférieure à 0. Des critères sur une dimension peuvent obtenir une note </w:t>
      </w:r>
      <w:r w:rsidR="004B2BAA">
        <w:rPr>
          <w:rFonts w:ascii="Manrope" w:eastAsia="Manrope" w:hAnsi="Manrope" w:cs="Manrope"/>
          <w:color w:val="000000"/>
          <w:sz w:val="24"/>
          <w:szCs w:val="24"/>
        </w:rPr>
        <w:t>positive</w:t>
      </w:r>
      <w:r w:rsidR="00253AD6">
        <w:rPr>
          <w:rFonts w:ascii="Manrope" w:eastAsia="Manrope" w:hAnsi="Manrope" w:cs="Manrope"/>
          <w:color w:val="000000"/>
          <w:sz w:val="24"/>
          <w:szCs w:val="24"/>
        </w:rPr>
        <w:t>.</w:t>
      </w:r>
    </w:p>
    <w:p w14:paraId="6C5EB0AD" w14:textId="411D752C" w:rsidR="00253AD6" w:rsidRDefault="00253AD6"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Pas du tout favorable</w:t>
      </w:r>
      <w:r>
        <w:rPr>
          <w:rFonts w:ascii="Manrope" w:eastAsia="Manrope" w:hAnsi="Manrope" w:cs="Manrope"/>
          <w:color w:val="000000"/>
          <w:sz w:val="24"/>
          <w:szCs w:val="24"/>
        </w:rPr>
        <w:t> : Aucun critère n’obtient une note positive sur une dimension</w:t>
      </w:r>
      <w:r w:rsidR="006336DD">
        <w:rPr>
          <w:rFonts w:ascii="Manrope" w:eastAsia="Manrope" w:hAnsi="Manrope" w:cs="Manrope"/>
          <w:color w:val="000000"/>
          <w:sz w:val="24"/>
          <w:szCs w:val="24"/>
        </w:rPr>
        <w:t>. La</w:t>
      </w:r>
      <w:r>
        <w:rPr>
          <w:rFonts w:ascii="Manrope" w:eastAsia="Manrope" w:hAnsi="Manrope" w:cs="Manrope"/>
          <w:color w:val="000000"/>
          <w:sz w:val="24"/>
          <w:szCs w:val="24"/>
        </w:rPr>
        <w:t xml:space="preserve"> somme des notes sur une dimension est </w:t>
      </w:r>
      <w:ins w:id="22" w:author="Author">
        <w:r>
          <w:rPr>
            <w:rFonts w:ascii="Manrope" w:eastAsia="Manrope" w:hAnsi="Manrope" w:cs="Manrope"/>
            <w:color w:val="000000"/>
            <w:sz w:val="24"/>
            <w:szCs w:val="24"/>
          </w:rPr>
          <w:t xml:space="preserve">égale ou </w:t>
        </w:r>
      </w:ins>
      <w:r>
        <w:rPr>
          <w:rFonts w:ascii="Manrope" w:eastAsia="Manrope" w:hAnsi="Manrope" w:cs="Manrope"/>
          <w:color w:val="000000"/>
          <w:sz w:val="24"/>
          <w:szCs w:val="24"/>
        </w:rPr>
        <w:t>inférieure à - 1.</w:t>
      </w:r>
    </w:p>
    <w:p w14:paraId="61C1C4B3" w14:textId="77777777" w:rsidR="009A04A1" w:rsidRDefault="009A04A1"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F699A4C" w14:textId="72D924B4" w:rsidR="00382389" w:rsidRPr="001A6683" w:rsidRDefault="004B2BAA" w:rsidP="001A6683">
      <w:pPr>
        <w:pBdr>
          <w:top w:val="nil"/>
          <w:left w:val="nil"/>
          <w:bottom w:val="nil"/>
          <w:right w:val="nil"/>
          <w:between w:val="nil"/>
        </w:pBdr>
        <w:spacing w:after="120" w:line="240" w:lineRule="auto"/>
        <w:jc w:val="both"/>
        <w:rPr>
          <w:rFonts w:ascii="Manrope" w:eastAsia="Manrope" w:hAnsi="Manrope" w:cs="Manrope"/>
          <w:b/>
          <w:bCs/>
          <w:color w:val="000000"/>
          <w:sz w:val="24"/>
          <w:szCs w:val="24"/>
        </w:rPr>
      </w:pPr>
      <w:r w:rsidRPr="004B2BAA">
        <w:rPr>
          <w:rFonts w:ascii="Manrope" w:eastAsia="Manrope" w:hAnsi="Manrope" w:cs="Manrope"/>
          <w:b/>
          <w:bCs/>
          <w:color w:val="000000"/>
          <w:sz w:val="24"/>
          <w:szCs w:val="24"/>
        </w:rPr>
        <w:t>4. Recommandation</w:t>
      </w:r>
      <w:r w:rsidR="000F24AC">
        <w:rPr>
          <w:rFonts w:ascii="Manrope" w:eastAsia="Manrope" w:hAnsi="Manrope" w:cs="Manrope"/>
          <w:b/>
          <w:bCs/>
          <w:color w:val="000000"/>
          <w:sz w:val="24"/>
          <w:szCs w:val="24"/>
        </w:rPr>
        <w:t>s</w:t>
      </w:r>
    </w:p>
    <w:p w14:paraId="111AB394" w14:textId="52617731" w:rsidR="001F2025" w:rsidRDefault="001F2025"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 xml:space="preserve">Il est possible de </w:t>
      </w:r>
      <w:r w:rsidR="000F24AC">
        <w:rPr>
          <w:rFonts w:ascii="Manrope" w:eastAsia="Manrope" w:hAnsi="Manrope" w:cs="Manrope"/>
          <w:color w:val="000000"/>
          <w:sz w:val="24"/>
          <w:szCs w:val="24"/>
        </w:rPr>
        <w:t>dégager</w:t>
      </w:r>
      <w:r>
        <w:rPr>
          <w:rFonts w:ascii="Manrope" w:eastAsia="Manrope" w:hAnsi="Manrope" w:cs="Manrope"/>
          <w:color w:val="000000"/>
          <w:sz w:val="24"/>
          <w:szCs w:val="24"/>
        </w:rPr>
        <w:t xml:space="preserve"> des recommandations</w:t>
      </w:r>
      <w:r w:rsidR="000F24AC">
        <w:rPr>
          <w:rFonts w:ascii="Manrope" w:eastAsia="Manrope" w:hAnsi="Manrope" w:cs="Manrope"/>
          <w:color w:val="000000"/>
          <w:sz w:val="24"/>
          <w:szCs w:val="24"/>
        </w:rPr>
        <w:t xml:space="preserve"> à l’égard des mesures </w:t>
      </w:r>
      <w:r>
        <w:rPr>
          <w:rFonts w:ascii="Manrope" w:eastAsia="Manrope" w:hAnsi="Manrope" w:cs="Manrope"/>
          <w:color w:val="000000"/>
          <w:sz w:val="24"/>
          <w:szCs w:val="24"/>
        </w:rPr>
        <w:t>à partir de la synthèse</w:t>
      </w:r>
      <w:r w:rsidR="000F24AC">
        <w:rPr>
          <w:rFonts w:ascii="Manrope" w:eastAsia="Manrope" w:hAnsi="Manrope" w:cs="Manrope"/>
          <w:color w:val="000000"/>
          <w:sz w:val="24"/>
          <w:szCs w:val="24"/>
        </w:rPr>
        <w:t xml:space="preserve"> de l’analyse</w:t>
      </w:r>
      <w:r w:rsidR="002D5AA6">
        <w:rPr>
          <w:rFonts w:ascii="Manrope" w:eastAsia="Manrope" w:hAnsi="Manrope" w:cs="Manrope"/>
          <w:color w:val="000000"/>
          <w:sz w:val="24"/>
          <w:szCs w:val="24"/>
        </w:rPr>
        <w:t xml:space="preserve">, colligée </w:t>
      </w:r>
      <w:r w:rsidR="0081390A">
        <w:rPr>
          <w:rFonts w:ascii="Manrope" w:eastAsia="Manrope" w:hAnsi="Manrope" w:cs="Manrope"/>
          <w:color w:val="000000"/>
          <w:sz w:val="24"/>
          <w:szCs w:val="24"/>
        </w:rPr>
        <w:t>à la feuille « Synthèse »</w:t>
      </w:r>
      <w:r>
        <w:rPr>
          <w:rFonts w:ascii="Manrope" w:eastAsia="Manrope" w:hAnsi="Manrope" w:cs="Manrope"/>
          <w:color w:val="000000"/>
          <w:sz w:val="24"/>
          <w:szCs w:val="24"/>
        </w:rPr>
        <w:t xml:space="preserve">. </w:t>
      </w:r>
      <w:r w:rsidR="000F24AC">
        <w:rPr>
          <w:rFonts w:ascii="Manrope" w:eastAsia="Manrope" w:hAnsi="Manrope" w:cs="Manrope"/>
          <w:color w:val="000000"/>
          <w:sz w:val="24"/>
          <w:szCs w:val="24"/>
        </w:rPr>
        <w:t xml:space="preserve">L’analyse pourrait ainsi mener à trois types de </w:t>
      </w:r>
      <w:r w:rsidR="009D61EC">
        <w:rPr>
          <w:rFonts w:ascii="Manrope" w:eastAsia="Manrope" w:hAnsi="Manrope" w:cs="Manrope"/>
          <w:color w:val="000000"/>
          <w:sz w:val="24"/>
          <w:szCs w:val="24"/>
        </w:rPr>
        <w:t>recommandations</w:t>
      </w:r>
      <w:r>
        <w:rPr>
          <w:rFonts w:ascii="Manrope" w:eastAsia="Manrope" w:hAnsi="Manrope" w:cs="Manrope"/>
          <w:color w:val="000000"/>
          <w:sz w:val="24"/>
          <w:szCs w:val="24"/>
        </w:rPr>
        <w:t> :</w:t>
      </w:r>
    </w:p>
    <w:p w14:paraId="05210AA7" w14:textId="50E426AF" w:rsidR="00BF7726" w:rsidRDefault="001F2025" w:rsidP="00597A1C">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recommandée</w:t>
      </w:r>
      <w:r>
        <w:rPr>
          <w:rFonts w:ascii="Manrope" w:eastAsia="Manrope" w:hAnsi="Manrope" w:cs="Manrope"/>
          <w:color w:val="000000"/>
          <w:sz w:val="24"/>
          <w:szCs w:val="24"/>
        </w:rPr>
        <w:t> : Il est proposé de</w:t>
      </w:r>
      <w:r w:rsidR="00DA7AEC">
        <w:rPr>
          <w:rFonts w:ascii="Manrope" w:eastAsia="Manrope" w:hAnsi="Manrope" w:cs="Manrope"/>
          <w:color w:val="000000"/>
          <w:sz w:val="24"/>
          <w:szCs w:val="24"/>
        </w:rPr>
        <w:t xml:space="preserve"> recommander au Conseil municipal l’amorce</w:t>
      </w:r>
      <w:r>
        <w:rPr>
          <w:rFonts w:ascii="Manrope" w:eastAsia="Manrope" w:hAnsi="Manrope" w:cs="Manrope"/>
          <w:color w:val="000000"/>
          <w:sz w:val="24"/>
          <w:szCs w:val="24"/>
        </w:rPr>
        <w:t xml:space="preserve"> </w:t>
      </w:r>
      <w:r w:rsidR="00DA7AEC">
        <w:rPr>
          <w:rFonts w:ascii="Manrope" w:eastAsia="Manrope" w:hAnsi="Manrope" w:cs="Manrope"/>
          <w:color w:val="000000"/>
          <w:sz w:val="24"/>
          <w:szCs w:val="24"/>
        </w:rPr>
        <w:t>d</w:t>
      </w:r>
      <w:r>
        <w:rPr>
          <w:rFonts w:ascii="Manrope" w:eastAsia="Manrope" w:hAnsi="Manrope" w:cs="Manrope"/>
          <w:color w:val="000000"/>
          <w:sz w:val="24"/>
          <w:szCs w:val="24"/>
        </w:rPr>
        <w:t xml:space="preserve">es travaux nécessaires à la mise en place de la mesure. Sur la base de ces travaux, le Conseil municipal pourra prendre une décision </w:t>
      </w:r>
      <w:r w:rsidR="00FD55B6">
        <w:rPr>
          <w:rFonts w:ascii="Manrope" w:eastAsia="Manrope" w:hAnsi="Manrope" w:cs="Manrope"/>
          <w:color w:val="000000"/>
          <w:sz w:val="24"/>
          <w:szCs w:val="24"/>
        </w:rPr>
        <w:t xml:space="preserve">quant aux </w:t>
      </w:r>
      <w:r w:rsidR="00BF7726">
        <w:rPr>
          <w:rFonts w:ascii="Manrope" w:eastAsia="Manrope" w:hAnsi="Manrope" w:cs="Manrope"/>
          <w:color w:val="000000"/>
          <w:sz w:val="24"/>
          <w:szCs w:val="24"/>
        </w:rPr>
        <w:t xml:space="preserve">orientations </w:t>
      </w:r>
      <w:r w:rsidR="00FD55B6">
        <w:rPr>
          <w:rFonts w:ascii="Manrope" w:eastAsia="Manrope" w:hAnsi="Manrope" w:cs="Manrope"/>
          <w:color w:val="000000"/>
          <w:sz w:val="24"/>
          <w:szCs w:val="24"/>
        </w:rPr>
        <w:t xml:space="preserve">à prendre </w:t>
      </w:r>
      <w:r w:rsidR="002D5AA6">
        <w:rPr>
          <w:rFonts w:ascii="Manrope" w:eastAsia="Manrope" w:hAnsi="Manrope" w:cs="Manrope"/>
          <w:color w:val="000000"/>
          <w:sz w:val="24"/>
          <w:szCs w:val="24"/>
        </w:rPr>
        <w:t xml:space="preserve">en vue de </w:t>
      </w:r>
      <w:r w:rsidR="00FD55B6">
        <w:rPr>
          <w:rFonts w:ascii="Manrope" w:eastAsia="Manrope" w:hAnsi="Manrope" w:cs="Manrope"/>
          <w:color w:val="000000"/>
          <w:sz w:val="24"/>
          <w:szCs w:val="24"/>
        </w:rPr>
        <w:t>l</w:t>
      </w:r>
      <w:r>
        <w:rPr>
          <w:rFonts w:ascii="Manrope" w:eastAsia="Manrope" w:hAnsi="Manrope" w:cs="Manrope"/>
          <w:color w:val="000000"/>
          <w:sz w:val="24"/>
          <w:szCs w:val="24"/>
        </w:rPr>
        <w:t xml:space="preserve">’adoption </w:t>
      </w:r>
      <w:r w:rsidR="002D5AA6">
        <w:rPr>
          <w:rFonts w:ascii="Manrope" w:eastAsia="Manrope" w:hAnsi="Manrope" w:cs="Manrope"/>
          <w:color w:val="000000"/>
          <w:sz w:val="24"/>
          <w:szCs w:val="24"/>
        </w:rPr>
        <w:t>du règlement.</w:t>
      </w:r>
    </w:p>
    <w:p w14:paraId="617E12B9" w14:textId="6F1AEC13" w:rsidR="00DA7AEC" w:rsidRDefault="00BF7726" w:rsidP="00597A1C">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Mise à l’étude</w:t>
      </w:r>
      <w:r>
        <w:rPr>
          <w:rFonts w:ascii="Manrope" w:eastAsia="Manrope" w:hAnsi="Manrope" w:cs="Manrope"/>
          <w:color w:val="000000"/>
          <w:sz w:val="24"/>
          <w:szCs w:val="24"/>
        </w:rPr>
        <w:t> : Afin de documenter plus finement</w:t>
      </w:r>
      <w:r w:rsidR="00FD55B6">
        <w:rPr>
          <w:rFonts w:ascii="Manrope" w:eastAsia="Manrope" w:hAnsi="Manrope" w:cs="Manrope"/>
          <w:color w:val="000000"/>
          <w:sz w:val="24"/>
          <w:szCs w:val="24"/>
        </w:rPr>
        <w:t xml:space="preserve"> </w:t>
      </w:r>
      <w:r w:rsidR="00DA7AEC">
        <w:rPr>
          <w:rFonts w:ascii="Manrope" w:eastAsia="Manrope" w:hAnsi="Manrope" w:cs="Manrope"/>
          <w:color w:val="000000"/>
          <w:sz w:val="24"/>
          <w:szCs w:val="24"/>
        </w:rPr>
        <w:t>certains</w:t>
      </w:r>
      <w:r w:rsidR="00FD55B6">
        <w:rPr>
          <w:rFonts w:ascii="Manrope" w:eastAsia="Manrope" w:hAnsi="Manrope" w:cs="Manrope"/>
          <w:color w:val="000000"/>
          <w:sz w:val="24"/>
          <w:szCs w:val="24"/>
        </w:rPr>
        <w:t xml:space="preserve"> éléments</w:t>
      </w:r>
      <w:r w:rsidR="002D5AA6">
        <w:rPr>
          <w:rFonts w:ascii="Manrope" w:eastAsia="Manrope" w:hAnsi="Manrope" w:cs="Manrope"/>
          <w:color w:val="000000"/>
          <w:sz w:val="24"/>
          <w:szCs w:val="24"/>
        </w:rPr>
        <w:t>, notamment ceux</w:t>
      </w:r>
      <w:r>
        <w:rPr>
          <w:rFonts w:ascii="Manrope" w:eastAsia="Manrope" w:hAnsi="Manrope" w:cs="Manrope"/>
          <w:color w:val="000000"/>
          <w:sz w:val="24"/>
          <w:szCs w:val="24"/>
        </w:rPr>
        <w:t xml:space="preserve"> </w:t>
      </w:r>
      <w:r w:rsidR="002D5AA6">
        <w:rPr>
          <w:rFonts w:ascii="Manrope" w:eastAsia="Manrope" w:hAnsi="Manrope" w:cs="Manrope"/>
          <w:color w:val="000000"/>
          <w:sz w:val="24"/>
          <w:szCs w:val="24"/>
        </w:rPr>
        <w:t xml:space="preserve">relatifs </w:t>
      </w:r>
      <w:r w:rsidR="00DA7AEC">
        <w:rPr>
          <w:rFonts w:ascii="Manrope" w:eastAsia="Manrope" w:hAnsi="Manrope" w:cs="Manrope"/>
          <w:color w:val="000000"/>
          <w:sz w:val="24"/>
          <w:szCs w:val="24"/>
        </w:rPr>
        <w:t>aux</w:t>
      </w:r>
      <w:r>
        <w:rPr>
          <w:rFonts w:ascii="Manrope" w:eastAsia="Manrope" w:hAnsi="Manrope" w:cs="Manrope"/>
          <w:color w:val="000000"/>
          <w:sz w:val="24"/>
          <w:szCs w:val="24"/>
        </w:rPr>
        <w:t xml:space="preserve"> critères </w:t>
      </w:r>
      <w:r w:rsidR="00DA7AEC">
        <w:rPr>
          <w:rFonts w:ascii="Manrope" w:eastAsia="Manrope" w:hAnsi="Manrope" w:cs="Manrope"/>
          <w:color w:val="000000"/>
          <w:sz w:val="24"/>
          <w:szCs w:val="24"/>
        </w:rPr>
        <w:t xml:space="preserve">ayant obtenu une note </w:t>
      </w:r>
      <w:r>
        <w:rPr>
          <w:rFonts w:ascii="Manrope" w:eastAsia="Manrope" w:hAnsi="Manrope" w:cs="Manrope"/>
          <w:color w:val="000000"/>
          <w:sz w:val="24"/>
          <w:szCs w:val="24"/>
        </w:rPr>
        <w:t>négati</w:t>
      </w:r>
      <w:r w:rsidR="00DA7AEC">
        <w:rPr>
          <w:rFonts w:ascii="Manrope" w:eastAsia="Manrope" w:hAnsi="Manrope" w:cs="Manrope"/>
          <w:color w:val="000000"/>
          <w:sz w:val="24"/>
          <w:szCs w:val="24"/>
        </w:rPr>
        <w:t>ve lors de l’analyse</w:t>
      </w:r>
      <w:r w:rsidR="00FD55B6">
        <w:rPr>
          <w:rFonts w:ascii="Manrope" w:eastAsia="Manrope" w:hAnsi="Manrope" w:cs="Manrope"/>
          <w:color w:val="000000"/>
          <w:sz w:val="24"/>
          <w:szCs w:val="24"/>
        </w:rPr>
        <w:t>, il est proposé de</w:t>
      </w:r>
      <w:r w:rsidR="00DA7AEC">
        <w:rPr>
          <w:rFonts w:ascii="Manrope" w:eastAsia="Manrope" w:hAnsi="Manrope" w:cs="Manrope"/>
          <w:color w:val="000000"/>
          <w:sz w:val="24"/>
          <w:szCs w:val="24"/>
        </w:rPr>
        <w:t xml:space="preserve"> recommander au Conseil municipal </w:t>
      </w:r>
      <w:r w:rsidR="002D5AA6">
        <w:rPr>
          <w:rFonts w:ascii="Manrope" w:eastAsia="Manrope" w:hAnsi="Manrope" w:cs="Manrope"/>
          <w:color w:val="000000"/>
          <w:sz w:val="24"/>
          <w:szCs w:val="24"/>
        </w:rPr>
        <w:t>d’étudier la mesure</w:t>
      </w:r>
      <w:r w:rsidR="00DA7AEC">
        <w:rPr>
          <w:rFonts w:ascii="Manrope" w:eastAsia="Manrope" w:hAnsi="Manrope" w:cs="Manrope"/>
          <w:color w:val="000000"/>
          <w:sz w:val="24"/>
          <w:szCs w:val="24"/>
        </w:rPr>
        <w:t>. Selon la complexité</w:t>
      </w:r>
      <w:r w:rsidR="002D5AA6">
        <w:rPr>
          <w:rFonts w:ascii="Manrope" w:eastAsia="Manrope" w:hAnsi="Manrope" w:cs="Manrope"/>
          <w:color w:val="000000"/>
          <w:sz w:val="24"/>
          <w:szCs w:val="24"/>
        </w:rPr>
        <w:t xml:space="preserve"> de celle-ci</w:t>
      </w:r>
      <w:r w:rsidR="00DA7AEC">
        <w:rPr>
          <w:rFonts w:ascii="Manrope" w:eastAsia="Manrope" w:hAnsi="Manrope" w:cs="Manrope"/>
          <w:color w:val="000000"/>
          <w:sz w:val="24"/>
          <w:szCs w:val="24"/>
        </w:rPr>
        <w:t xml:space="preserve"> et l’expertise disponible, cette mise à l’étude pourra être réalisée à l’interne ou à l’externe de l’organisation.</w:t>
      </w:r>
      <w:r w:rsidR="00B5281F">
        <w:rPr>
          <w:rFonts w:ascii="Manrope" w:eastAsia="Manrope" w:hAnsi="Manrope" w:cs="Manrope"/>
          <w:color w:val="000000"/>
          <w:sz w:val="24"/>
          <w:szCs w:val="24"/>
        </w:rPr>
        <w:t xml:space="preserve"> </w:t>
      </w:r>
    </w:p>
    <w:p w14:paraId="0F98BC5B" w14:textId="1906E9E1" w:rsidR="00DA7AEC" w:rsidRDefault="00DA7AEC"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non recommandée</w:t>
      </w:r>
      <w:r>
        <w:rPr>
          <w:rFonts w:ascii="Manrope" w:eastAsia="Manrope" w:hAnsi="Manrope" w:cs="Manrope"/>
          <w:color w:val="000000"/>
          <w:sz w:val="24"/>
          <w:szCs w:val="24"/>
        </w:rPr>
        <w:t xml:space="preserve"> : Il est </w:t>
      </w:r>
      <w:r w:rsidR="00B5281F">
        <w:rPr>
          <w:rFonts w:ascii="Manrope" w:eastAsia="Manrope" w:hAnsi="Manrope" w:cs="Manrope"/>
          <w:color w:val="000000"/>
          <w:sz w:val="24"/>
          <w:szCs w:val="24"/>
        </w:rPr>
        <w:t>proposé</w:t>
      </w:r>
      <w:r>
        <w:rPr>
          <w:rFonts w:ascii="Manrope" w:eastAsia="Manrope" w:hAnsi="Manrope" w:cs="Manrope"/>
          <w:color w:val="000000"/>
          <w:sz w:val="24"/>
          <w:szCs w:val="24"/>
        </w:rPr>
        <w:t xml:space="preserve"> de re</w:t>
      </w:r>
      <w:r w:rsidR="00B5281F">
        <w:rPr>
          <w:rFonts w:ascii="Manrope" w:eastAsia="Manrope" w:hAnsi="Manrope" w:cs="Manrope"/>
          <w:color w:val="000000"/>
          <w:sz w:val="24"/>
          <w:szCs w:val="24"/>
        </w:rPr>
        <w:t>commander au Conseil municipal d’écarter la mesure</w:t>
      </w:r>
      <w:r w:rsidR="002D5AA6">
        <w:rPr>
          <w:rFonts w:ascii="Manrope" w:eastAsia="Manrope" w:hAnsi="Manrope" w:cs="Manrope"/>
          <w:color w:val="000000"/>
          <w:sz w:val="24"/>
          <w:szCs w:val="24"/>
        </w:rPr>
        <w:t xml:space="preserve"> à court et à moyen terme.</w:t>
      </w:r>
    </w:p>
    <w:p w14:paraId="734580F9" w14:textId="77777777" w:rsidR="00B5281F" w:rsidRDefault="00B5281F"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F10468F" w14:textId="479C8978" w:rsidR="00382389" w:rsidRDefault="00B5281F"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Pour déterminer la recommandation, il est proposé d’utiliser la règle de décision suivante :</w:t>
      </w:r>
    </w:p>
    <w:p w14:paraId="51213289" w14:textId="558AB22A" w:rsidR="00382389" w:rsidRDefault="00B5281F" w:rsidP="00597A1C">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recommandée</w:t>
      </w:r>
      <w:r>
        <w:rPr>
          <w:rFonts w:ascii="Manrope" w:eastAsia="Manrope" w:hAnsi="Manrope" w:cs="Manrope"/>
          <w:color w:val="000000"/>
          <w:sz w:val="24"/>
          <w:szCs w:val="24"/>
        </w:rPr>
        <w:t xml:space="preserve"> : Aucune dimension n’obtient une appréciation « Peu favorable » ou « Pas du tout favorable. » Au moins </w:t>
      </w:r>
      <w:del w:id="23" w:author="Author">
        <w:r>
          <w:rPr>
            <w:rFonts w:ascii="Manrope" w:eastAsia="Manrope" w:hAnsi="Manrope" w:cs="Manrope"/>
            <w:color w:val="000000"/>
            <w:sz w:val="24"/>
            <w:szCs w:val="24"/>
          </w:rPr>
          <w:delText>deux dimensions obtienn</w:delText>
        </w:r>
      </w:del>
      <w:ins w:id="24" w:author="Author">
        <w:r>
          <w:rPr>
            <w:rFonts w:ascii="Manrope" w:eastAsia="Manrope" w:hAnsi="Manrope" w:cs="Manrope"/>
            <w:color w:val="000000"/>
            <w:sz w:val="24"/>
            <w:szCs w:val="24"/>
          </w:rPr>
          <w:t>une dimension obti</w:t>
        </w:r>
      </w:ins>
      <w:r>
        <w:rPr>
          <w:rFonts w:ascii="Manrope" w:eastAsia="Manrope" w:hAnsi="Manrope" w:cs="Manrope"/>
          <w:color w:val="000000"/>
          <w:sz w:val="24"/>
          <w:szCs w:val="24"/>
        </w:rPr>
        <w:t>ent une appréciation « Favorable » ou « Très favorable. »</w:t>
      </w:r>
    </w:p>
    <w:p w14:paraId="44D6787D" w14:textId="77777777" w:rsidR="001A6683" w:rsidRDefault="00F76E15"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Mise à l’étude</w:t>
      </w:r>
      <w:r>
        <w:rPr>
          <w:rFonts w:ascii="Manrope" w:eastAsia="Manrope" w:hAnsi="Manrope" w:cs="Manrope"/>
          <w:color w:val="000000"/>
          <w:sz w:val="24"/>
          <w:szCs w:val="24"/>
        </w:rPr>
        <w:t> :</w:t>
      </w:r>
      <w:r w:rsidR="00A327C1">
        <w:rPr>
          <w:rFonts w:ascii="Manrope" w:eastAsia="Manrope" w:hAnsi="Manrope" w:cs="Manrope"/>
          <w:color w:val="000000"/>
          <w:sz w:val="24"/>
          <w:szCs w:val="24"/>
        </w:rPr>
        <w:t xml:space="preserve"> </w:t>
      </w:r>
      <w:r w:rsidR="008338C6">
        <w:rPr>
          <w:rFonts w:ascii="Manrope" w:eastAsia="Manrope" w:hAnsi="Manrope" w:cs="Manrope"/>
          <w:color w:val="000000"/>
          <w:sz w:val="24"/>
          <w:szCs w:val="24"/>
        </w:rPr>
        <w:t>Lorsqu’a</w:t>
      </w:r>
      <w:r w:rsidR="00A327C1">
        <w:rPr>
          <w:rFonts w:ascii="Manrope" w:eastAsia="Manrope" w:hAnsi="Manrope" w:cs="Manrope"/>
          <w:color w:val="000000"/>
          <w:sz w:val="24"/>
          <w:szCs w:val="24"/>
        </w:rPr>
        <w:t xml:space="preserve">u moins deux dimensions obtiennent une appréciation « Favorable » ou « Très favorable » </w:t>
      </w:r>
      <w:r w:rsidR="008338C6">
        <w:rPr>
          <w:rFonts w:ascii="Manrope" w:eastAsia="Manrope" w:hAnsi="Manrope" w:cs="Manrope"/>
          <w:color w:val="000000"/>
          <w:sz w:val="24"/>
          <w:szCs w:val="24"/>
        </w:rPr>
        <w:t>et qu’u</w:t>
      </w:r>
      <w:r w:rsidR="00A327C1">
        <w:rPr>
          <w:rFonts w:ascii="Manrope" w:eastAsia="Manrope" w:hAnsi="Manrope" w:cs="Manrope"/>
          <w:color w:val="000000"/>
          <w:sz w:val="24"/>
          <w:szCs w:val="24"/>
        </w:rPr>
        <w:t>ne seule dimension obt</w:t>
      </w:r>
      <w:r w:rsidR="008338C6">
        <w:rPr>
          <w:rFonts w:ascii="Manrope" w:eastAsia="Manrope" w:hAnsi="Manrope" w:cs="Manrope"/>
          <w:color w:val="000000"/>
          <w:sz w:val="24"/>
          <w:szCs w:val="24"/>
        </w:rPr>
        <w:t>ient</w:t>
      </w:r>
      <w:r w:rsidR="00A327C1">
        <w:rPr>
          <w:rFonts w:ascii="Manrope" w:eastAsia="Manrope" w:hAnsi="Manrope" w:cs="Manrope"/>
          <w:color w:val="000000"/>
          <w:sz w:val="24"/>
          <w:szCs w:val="24"/>
        </w:rPr>
        <w:t xml:space="preserve"> une appréciation « Peu favorable »</w:t>
      </w:r>
      <w:r w:rsidR="000F24AC">
        <w:rPr>
          <w:rFonts w:ascii="Manrope" w:eastAsia="Manrope" w:hAnsi="Manrope" w:cs="Manrope"/>
          <w:color w:val="000000"/>
          <w:sz w:val="24"/>
          <w:szCs w:val="24"/>
        </w:rPr>
        <w:t>,</w:t>
      </w:r>
      <w:r w:rsidR="008338C6">
        <w:rPr>
          <w:rFonts w:ascii="Manrope" w:eastAsia="Manrope" w:hAnsi="Manrope" w:cs="Manrope"/>
          <w:color w:val="000000"/>
          <w:sz w:val="24"/>
          <w:szCs w:val="24"/>
        </w:rPr>
        <w:t xml:space="preserve"> ou lorsque toute</w:t>
      </w:r>
      <w:r w:rsidR="00A57C52">
        <w:rPr>
          <w:rFonts w:ascii="Manrope" w:eastAsia="Manrope" w:hAnsi="Manrope" w:cs="Manrope"/>
          <w:color w:val="000000"/>
          <w:sz w:val="24"/>
          <w:szCs w:val="24"/>
        </w:rPr>
        <w:t>s</w:t>
      </w:r>
      <w:r w:rsidR="008338C6">
        <w:rPr>
          <w:rFonts w:ascii="Manrope" w:eastAsia="Manrope" w:hAnsi="Manrope" w:cs="Manrope"/>
          <w:color w:val="000000"/>
          <w:sz w:val="24"/>
          <w:szCs w:val="24"/>
        </w:rPr>
        <w:t xml:space="preserve"> les dimensions obtiennent une appréciation « Neutre. »</w:t>
      </w:r>
    </w:p>
    <w:p w14:paraId="28891769" w14:textId="68037C15" w:rsidR="001A6683" w:rsidRDefault="008338C6"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non recommandée</w:t>
      </w:r>
      <w:r>
        <w:rPr>
          <w:rFonts w:ascii="Manrope" w:eastAsia="Manrope" w:hAnsi="Manrope" w:cs="Manrope"/>
          <w:color w:val="000000"/>
          <w:sz w:val="24"/>
          <w:szCs w:val="24"/>
        </w:rPr>
        <w:t> : Lorsqu’une dimension obtient au moins une appréciation « Pas du tout favorable » ou lorsque deux dimensions ou plus obtiennent une appréciation « Peu favorable</w:t>
      </w:r>
      <w:r w:rsidR="00A57C52">
        <w:rPr>
          <w:rFonts w:ascii="Manrope" w:eastAsia="Manrope" w:hAnsi="Manrope" w:cs="Manrope"/>
          <w:color w:val="000000"/>
          <w:sz w:val="24"/>
          <w:szCs w:val="24"/>
        </w:rPr>
        <w:t>.</w:t>
      </w:r>
      <w:r>
        <w:rPr>
          <w:rFonts w:ascii="Manrope" w:eastAsia="Manrope" w:hAnsi="Manrope" w:cs="Manrope"/>
          <w:color w:val="000000"/>
          <w:sz w:val="24"/>
          <w:szCs w:val="24"/>
        </w:rPr>
        <w:t xml:space="preserve"> » </w:t>
      </w:r>
    </w:p>
    <w:p w14:paraId="2E22AF07"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6424FCFF"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76EDFF9"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7CD3B598"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1E754085"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C5FAAB3"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600D764"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D36826A"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156098B0"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5BFD839"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2DDD4CC4"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51344CA8"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31BD89B3" w14:textId="77777777" w:rsidR="00FA54F6" w:rsidRDefault="00FA54F6" w:rsidP="00A31E7A">
      <w:pPr>
        <w:pStyle w:val="Style1premierstitresFTR"/>
        <w:spacing w:line="240" w:lineRule="auto"/>
        <w:rPr>
          <w:rFonts w:eastAsia="Times New Roman"/>
          <w:sz w:val="24"/>
          <w:szCs w:val="24"/>
        </w:rPr>
      </w:pPr>
    </w:p>
    <w:p w14:paraId="4FC651EF" w14:textId="737384E0" w:rsidR="005C67C9" w:rsidRPr="00A31E7A" w:rsidRDefault="00BF7C70" w:rsidP="00A31E7A">
      <w:pPr>
        <w:pStyle w:val="Style1premierstitresFTR"/>
        <w:spacing w:line="240" w:lineRule="auto"/>
        <w:rPr>
          <w:rFonts w:eastAsia="Times New Roman"/>
          <w:sz w:val="24"/>
          <w:szCs w:val="24"/>
        </w:rPr>
      </w:pPr>
      <w:r>
        <w:rPr>
          <w:rFonts w:eastAsia="Times New Roman"/>
          <w:sz w:val="24"/>
          <w:szCs w:val="24"/>
        </w:rPr>
        <w:t xml:space="preserve">Annexe A. </w:t>
      </w:r>
      <w:r w:rsidR="005C67C9" w:rsidRPr="00A31E7A">
        <w:rPr>
          <w:rFonts w:eastAsia="Times New Roman"/>
          <w:sz w:val="24"/>
          <w:szCs w:val="24"/>
        </w:rPr>
        <w:t>Liste des mesures fiscales (d’autres possibilités sont possibles)</w:t>
      </w:r>
    </w:p>
    <w:p w14:paraId="5D173FFA"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basées sur la valeur foncière</w:t>
      </w:r>
    </w:p>
    <w:p w14:paraId="5FFE425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variés par tranche de valeur (immeubles non résidentiels)</w:t>
      </w:r>
    </w:p>
    <w:p w14:paraId="384412B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 xml:space="preserve">Taux variés en fonction de la superficie habitable </w:t>
      </w:r>
    </w:p>
    <w:p w14:paraId="268EF423"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variés en fonction du nombre de logements</w:t>
      </w:r>
    </w:p>
    <w:p w14:paraId="5538ADA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variés en fonction des secteurs</w:t>
      </w:r>
    </w:p>
    <w:p w14:paraId="7A6A5EFE"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 en fonction des codes d’utilisation des biens-fonds</w:t>
      </w:r>
    </w:p>
    <w:p w14:paraId="5DCB1E1F"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supérieur terrain vague desservi</w:t>
      </w:r>
    </w:p>
    <w:p w14:paraId="544F822C"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logements vacants (résidentiel)</w:t>
      </w:r>
    </w:p>
    <w:p w14:paraId="0941B5F1"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immeubles vacants (non résidentiel)</w:t>
      </w:r>
    </w:p>
    <w:p w14:paraId="0ECE13C9"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les terres à vocation agricole exploitables mais non exploitées</w:t>
      </w:r>
    </w:p>
    <w:p w14:paraId="12D9BA19"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de mobilité durable</w:t>
      </w:r>
    </w:p>
    <w:p w14:paraId="45C50DC6"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Tarification du stationnement sur rue</w:t>
      </w:r>
    </w:p>
    <w:p w14:paraId="33AE43B7"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visant les grands générateurs de déplacements</w:t>
      </w:r>
    </w:p>
    <w:p w14:paraId="3F6894B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sur transport rémunéré de personnes</w:t>
      </w:r>
    </w:p>
    <w:p w14:paraId="2A1D9356"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les espaces de stationnement</w:t>
      </w:r>
    </w:p>
    <w:p w14:paraId="4BAA0AD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Redevances de transport</w:t>
      </w:r>
    </w:p>
    <w:p w14:paraId="556E56E2"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 coefficient d’occupation du sol</w:t>
      </w:r>
    </w:p>
    <w:p w14:paraId="0507FD36"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les surfaces non végétalisées</w:t>
      </w:r>
    </w:p>
    <w:p w14:paraId="4159AA3F"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d’aménagement et d’urbanisme</w:t>
      </w:r>
    </w:p>
    <w:p w14:paraId="27E4FB0B"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Redevances de développement</w:t>
      </w:r>
    </w:p>
    <w:p w14:paraId="167FABC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l’absence d’arbre en cour avant</w:t>
      </w:r>
    </w:p>
    <w:p w14:paraId="3AED3EB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visant la réduction de la perte de canopée</w:t>
      </w:r>
    </w:p>
    <w:p w14:paraId="23E7A748"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de réduction des matières résiduelles vouées à l’enfouissement</w:t>
      </w:r>
    </w:p>
    <w:p w14:paraId="433434D0"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lastRenderedPageBreak/>
        <w:t>Redevance sur les contenants à usage unique ou individuel</w:t>
      </w:r>
    </w:p>
    <w:p w14:paraId="44DADD1D"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d’amélioration de la qualité de l’air et de réduction des GES</w:t>
      </w:r>
    </w:p>
    <w:p w14:paraId="1B617B4D"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sur les émissions de polluant par les industries (dont les GES)</w:t>
      </w:r>
    </w:p>
    <w:p w14:paraId="4BCDE15C"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certains systèmes de chauffage</w:t>
      </w:r>
    </w:p>
    <w:p w14:paraId="344B5446"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liées à l’eau potable et aux eaux usées</w:t>
      </w:r>
    </w:p>
    <w:p w14:paraId="400F69F9"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Tarification de l’eau potable (résidentiel)</w:t>
      </w:r>
    </w:p>
    <w:p w14:paraId="2A61547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Tarification de l’eau potable (ICI)</w:t>
      </w:r>
    </w:p>
    <w:p w14:paraId="543B20E9" w14:textId="3507B3E8" w:rsidR="005D5D40" w:rsidRPr="001F1690" w:rsidRDefault="005D5D40" w:rsidP="001F1690">
      <w:pPr>
        <w:pBdr>
          <w:top w:val="nil"/>
          <w:left w:val="nil"/>
          <w:bottom w:val="nil"/>
          <w:right w:val="nil"/>
          <w:between w:val="nil"/>
        </w:pBdr>
        <w:spacing w:after="240" w:line="240" w:lineRule="auto"/>
        <w:jc w:val="both"/>
        <w:rPr>
          <w:rFonts w:ascii="Manrope" w:eastAsia="Manrope" w:hAnsi="Manrope" w:cs="Manrope"/>
          <w:sz w:val="24"/>
          <w:szCs w:val="24"/>
        </w:rPr>
        <w:sectPr w:rsidR="005D5D40" w:rsidRPr="001F1690">
          <w:footerReference w:type="default" r:id="rId7"/>
          <w:pgSz w:w="12240" w:h="15840"/>
          <w:pgMar w:top="1440" w:right="1800" w:bottom="1440" w:left="1800" w:header="708" w:footer="708" w:gutter="0"/>
          <w:cols w:space="708"/>
          <w:docGrid w:linePitch="360"/>
        </w:sectPr>
      </w:pPr>
    </w:p>
    <w:p w14:paraId="1A850BEF" w14:textId="6A860D36" w:rsidR="00BA0FD3" w:rsidRPr="001F1690" w:rsidRDefault="00116297" w:rsidP="001F1690">
      <w:pPr>
        <w:pStyle w:val="Style1premierstitresFTR"/>
        <w:rPr>
          <w:rFonts w:eastAsia="Times New Roman"/>
        </w:rPr>
      </w:pPr>
      <w:r>
        <w:rPr>
          <w:rFonts w:eastAsia="Times New Roman"/>
        </w:rPr>
        <w:lastRenderedPageBreak/>
        <w:t xml:space="preserve">Annexe B. </w:t>
      </w:r>
      <w:r w:rsidR="001F1690">
        <w:rPr>
          <w:rFonts w:eastAsia="Times New Roman"/>
        </w:rPr>
        <w:t>Exemple d’assignation des responsabilités</w:t>
      </w:r>
    </w:p>
    <w:p w14:paraId="77D52379" w14:textId="4419B042" w:rsidR="00BA0FD3" w:rsidRPr="005C67C9" w:rsidRDefault="00BA0FD3" w:rsidP="00BA0FD3">
      <w:pPr>
        <w:rPr>
          <w:rFonts w:ascii="Manrope" w:hAnsi="Manrope"/>
          <w:b/>
          <w:sz w:val="24"/>
          <w:szCs w:val="24"/>
        </w:rPr>
      </w:pPr>
      <w:r w:rsidRPr="005C67C9">
        <w:rPr>
          <w:rFonts w:ascii="Manrope" w:hAnsi="Manrope"/>
          <w:b/>
          <w:sz w:val="24"/>
          <w:szCs w:val="24"/>
        </w:rPr>
        <w:t xml:space="preserve">Directions responsables </w:t>
      </w:r>
    </w:p>
    <w:p w14:paraId="46BEBE56" w14:textId="77777777" w:rsidR="00BA0FD3" w:rsidRPr="005C67C9" w:rsidRDefault="00BA0FD3" w:rsidP="00BA0FD3">
      <w:pPr>
        <w:rPr>
          <w:rFonts w:ascii="Manrope" w:hAnsi="Manrope"/>
          <w:sz w:val="24"/>
          <w:szCs w:val="24"/>
        </w:rPr>
      </w:pPr>
      <w:r w:rsidRPr="005C67C9">
        <w:rPr>
          <w:rFonts w:ascii="Manrope" w:hAnsi="Manrope"/>
          <w:sz w:val="24"/>
          <w:szCs w:val="24"/>
        </w:rPr>
        <w:t>Les travaux visant l’analyse des mesures et leur échéancier pourront être déterminés par la direction générale, en collaboration avec les directions des services identifiés dans le tableau ci-dessous.</w:t>
      </w:r>
    </w:p>
    <w:tbl>
      <w:tblPr>
        <w:tblW w:w="13173" w:type="dxa"/>
        <w:tblCellMar>
          <w:left w:w="70" w:type="dxa"/>
          <w:right w:w="70" w:type="dxa"/>
        </w:tblCellMar>
        <w:tblLook w:val="04A0" w:firstRow="1" w:lastRow="0" w:firstColumn="1" w:lastColumn="0" w:noHBand="0" w:noVBand="1"/>
      </w:tblPr>
      <w:tblGrid>
        <w:gridCol w:w="1952"/>
        <w:gridCol w:w="8811"/>
        <w:gridCol w:w="2410"/>
      </w:tblGrid>
      <w:tr w:rsidR="00BA0FD3" w:rsidRPr="005C67C9" w14:paraId="7B823A45" w14:textId="77777777" w:rsidTr="00BA0FD3">
        <w:trPr>
          <w:trHeight w:val="680"/>
        </w:trPr>
        <w:tc>
          <w:tcPr>
            <w:tcW w:w="1952" w:type="dxa"/>
            <w:tcBorders>
              <w:top w:val="single" w:sz="8" w:space="0" w:color="auto"/>
              <w:left w:val="single" w:sz="8" w:space="0" w:color="auto"/>
              <w:bottom w:val="single" w:sz="4" w:space="0" w:color="auto"/>
              <w:right w:val="single" w:sz="4" w:space="0" w:color="auto"/>
            </w:tcBorders>
            <w:shd w:val="clear" w:color="auto" w:fill="AEAAAA"/>
            <w:vAlign w:val="center"/>
            <w:hideMark/>
          </w:tcPr>
          <w:p w14:paraId="1E98B9F1" w14:textId="17AF7843" w:rsidR="00BA0FD3" w:rsidRPr="005C67C9" w:rsidRDefault="00BA0FD3" w:rsidP="00BA0FD3">
            <w:pPr>
              <w:rPr>
                <w:rFonts w:ascii="Manrope" w:hAnsi="Manrope"/>
                <w:sz w:val="24"/>
                <w:szCs w:val="24"/>
              </w:rPr>
            </w:pPr>
            <w:r w:rsidRPr="005C67C9">
              <w:rPr>
                <w:rFonts w:ascii="Manrope" w:hAnsi="Manrope"/>
                <w:sz w:val="24"/>
                <w:szCs w:val="24"/>
              </w:rPr>
              <w:t>Catégorie</w:t>
            </w:r>
            <w:bookmarkStart w:id="25" w:name="_heading=h.d2kdwkvtvgyn"/>
            <w:bookmarkStart w:id="26" w:name="_heading=h.yv0ffx625osk"/>
            <w:bookmarkEnd w:id="25"/>
            <w:bookmarkEnd w:id="26"/>
            <w:r w:rsidRPr="005C67C9">
              <w:rPr>
                <w:rFonts w:ascii="Manrope" w:hAnsi="Manrope"/>
                <w:sz w:val="24"/>
                <w:szCs w:val="24"/>
              </w:rPr>
              <w:t xml:space="preserve"> de mesure</w:t>
            </w:r>
          </w:p>
        </w:tc>
        <w:tc>
          <w:tcPr>
            <w:tcW w:w="8811" w:type="dxa"/>
            <w:tcBorders>
              <w:top w:val="single" w:sz="8" w:space="0" w:color="auto"/>
              <w:left w:val="nil"/>
              <w:bottom w:val="single" w:sz="4" w:space="0" w:color="auto"/>
              <w:right w:val="single" w:sz="4" w:space="0" w:color="auto"/>
            </w:tcBorders>
            <w:shd w:val="clear" w:color="auto" w:fill="AEAAAA"/>
            <w:vAlign w:val="center"/>
            <w:hideMark/>
          </w:tcPr>
          <w:p w14:paraId="64221E14" w14:textId="77777777" w:rsidR="00BA0FD3" w:rsidRPr="005C67C9" w:rsidRDefault="00BA0FD3" w:rsidP="00BA0FD3">
            <w:pPr>
              <w:rPr>
                <w:rFonts w:ascii="Manrope" w:hAnsi="Manrope"/>
                <w:sz w:val="24"/>
                <w:szCs w:val="24"/>
              </w:rPr>
            </w:pPr>
            <w:r w:rsidRPr="005C67C9">
              <w:rPr>
                <w:rFonts w:ascii="Manrope" w:hAnsi="Manrope"/>
                <w:sz w:val="24"/>
                <w:szCs w:val="24"/>
              </w:rPr>
              <w:t>Mesures recommandées ou à l’étude</w:t>
            </w:r>
          </w:p>
        </w:tc>
        <w:tc>
          <w:tcPr>
            <w:tcW w:w="2410" w:type="dxa"/>
            <w:tcBorders>
              <w:top w:val="single" w:sz="8" w:space="0" w:color="auto"/>
              <w:left w:val="nil"/>
              <w:bottom w:val="single" w:sz="4" w:space="0" w:color="auto"/>
              <w:right w:val="single" w:sz="8" w:space="0" w:color="auto"/>
            </w:tcBorders>
            <w:shd w:val="clear" w:color="auto" w:fill="AEAAAA"/>
            <w:vAlign w:val="center"/>
            <w:hideMark/>
          </w:tcPr>
          <w:p w14:paraId="0BE8C2B4" w14:textId="77777777" w:rsidR="00BA0FD3" w:rsidRPr="005C67C9" w:rsidRDefault="00BA0FD3" w:rsidP="00BA0FD3">
            <w:pPr>
              <w:rPr>
                <w:rFonts w:ascii="Manrope" w:hAnsi="Manrope"/>
                <w:sz w:val="24"/>
                <w:szCs w:val="24"/>
              </w:rPr>
            </w:pPr>
            <w:r w:rsidRPr="005C67C9">
              <w:rPr>
                <w:rFonts w:ascii="Manrope" w:hAnsi="Manrope"/>
                <w:sz w:val="24"/>
                <w:szCs w:val="24"/>
              </w:rPr>
              <w:t>Responsables</w:t>
            </w:r>
          </w:p>
        </w:tc>
      </w:tr>
      <w:tr w:rsidR="00BA0FD3" w:rsidRPr="005C67C9" w14:paraId="10F9AA67" w14:textId="77777777" w:rsidTr="00BA0FD3">
        <w:trPr>
          <w:trHeight w:val="680"/>
        </w:trPr>
        <w:tc>
          <w:tcPr>
            <w:tcW w:w="1952" w:type="dxa"/>
            <w:vMerge w:val="restart"/>
            <w:tcBorders>
              <w:top w:val="nil"/>
              <w:left w:val="single" w:sz="8" w:space="0" w:color="auto"/>
              <w:bottom w:val="single" w:sz="4" w:space="0" w:color="auto"/>
              <w:right w:val="single" w:sz="4" w:space="0" w:color="auto"/>
            </w:tcBorders>
            <w:vAlign w:val="center"/>
            <w:hideMark/>
          </w:tcPr>
          <w:p w14:paraId="4E0262D3" w14:textId="77777777" w:rsidR="00BA0FD3" w:rsidRPr="005C67C9" w:rsidRDefault="00BA0FD3" w:rsidP="00BA0FD3">
            <w:pPr>
              <w:rPr>
                <w:rFonts w:ascii="Manrope" w:hAnsi="Manrope"/>
                <w:sz w:val="24"/>
                <w:szCs w:val="24"/>
              </w:rPr>
            </w:pPr>
            <w:r w:rsidRPr="005C67C9">
              <w:rPr>
                <w:rFonts w:ascii="Manrope" w:hAnsi="Manrope"/>
                <w:sz w:val="24"/>
                <w:szCs w:val="24"/>
              </w:rPr>
              <w:t>Foncier</w:t>
            </w:r>
          </w:p>
        </w:tc>
        <w:tc>
          <w:tcPr>
            <w:tcW w:w="8811" w:type="dxa"/>
            <w:tcBorders>
              <w:top w:val="nil"/>
              <w:left w:val="nil"/>
              <w:bottom w:val="single" w:sz="4" w:space="0" w:color="auto"/>
              <w:right w:val="single" w:sz="4" w:space="0" w:color="auto"/>
            </w:tcBorders>
            <w:shd w:val="clear" w:color="auto" w:fill="FFFFFF"/>
            <w:vAlign w:val="center"/>
            <w:hideMark/>
          </w:tcPr>
          <w:p w14:paraId="4C9618EF" w14:textId="0AB4F56F"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35477253" w14:textId="59B4971A"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71EFC3D5"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550AF97F"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shd w:val="clear" w:color="auto" w:fill="FFFFFF"/>
            <w:vAlign w:val="center"/>
            <w:hideMark/>
          </w:tcPr>
          <w:p w14:paraId="2112734D" w14:textId="08E9C19A"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BDE159B" w14:textId="4D2616E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4E5B34D3"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1638AB22"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1709E86F" w14:textId="170A8054"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72269CD3" w14:textId="0674E29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B6F8236" w14:textId="77777777" w:rsidTr="00BA0FD3">
        <w:trPr>
          <w:trHeight w:val="306"/>
        </w:trPr>
        <w:tc>
          <w:tcPr>
            <w:tcW w:w="0" w:type="auto"/>
            <w:vMerge/>
            <w:tcBorders>
              <w:top w:val="nil"/>
              <w:left w:val="single" w:sz="8" w:space="0" w:color="auto"/>
              <w:bottom w:val="single" w:sz="4" w:space="0" w:color="auto"/>
              <w:right w:val="single" w:sz="4" w:space="0" w:color="auto"/>
            </w:tcBorders>
            <w:vAlign w:val="center"/>
            <w:hideMark/>
          </w:tcPr>
          <w:p w14:paraId="1C066B54"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shd w:val="clear" w:color="auto" w:fill="FFFFFF"/>
            <w:vAlign w:val="center"/>
            <w:hideMark/>
          </w:tcPr>
          <w:p w14:paraId="3D5045D7" w14:textId="79A3AC00"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4B941828" w14:textId="3E776BF1"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18206485"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4FE316A0" w14:textId="77777777" w:rsidR="00BA0FD3" w:rsidRPr="005C67C9" w:rsidRDefault="00BA0FD3" w:rsidP="00BA0FD3">
            <w:pPr>
              <w:rPr>
                <w:rFonts w:ascii="Manrope" w:hAnsi="Manrope"/>
                <w:sz w:val="24"/>
                <w:szCs w:val="24"/>
              </w:rPr>
            </w:pPr>
            <w:r w:rsidRPr="005C67C9">
              <w:rPr>
                <w:rFonts w:ascii="Manrope" w:hAnsi="Manrope"/>
                <w:sz w:val="24"/>
                <w:szCs w:val="24"/>
              </w:rPr>
              <w:t xml:space="preserve">Mobilité durable </w:t>
            </w:r>
          </w:p>
        </w:tc>
        <w:tc>
          <w:tcPr>
            <w:tcW w:w="8811" w:type="dxa"/>
            <w:tcBorders>
              <w:top w:val="nil"/>
              <w:left w:val="nil"/>
              <w:bottom w:val="single" w:sz="4" w:space="0" w:color="auto"/>
              <w:right w:val="single" w:sz="4" w:space="0" w:color="auto"/>
            </w:tcBorders>
            <w:vAlign w:val="center"/>
            <w:hideMark/>
          </w:tcPr>
          <w:p w14:paraId="55E7DD21" w14:textId="158DBD4B"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3B1B0F22" w14:textId="29745C19"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76761061"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2DBCFBA3"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460E7455" w14:textId="2F9C2D97"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3391ABBC" w14:textId="6FFDE5C0"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1FD715F4"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2A5F4536"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23EEF8B8" w14:textId="2B171562"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21C864FE" w14:textId="7A63D934"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6268C197"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1971F587" w14:textId="77777777" w:rsidR="00BA0FD3" w:rsidRPr="005C67C9" w:rsidRDefault="00BA0FD3" w:rsidP="00BA0FD3">
            <w:pPr>
              <w:rPr>
                <w:rFonts w:ascii="Manrope" w:hAnsi="Manrope"/>
                <w:sz w:val="24"/>
                <w:szCs w:val="24"/>
              </w:rPr>
            </w:pPr>
            <w:r w:rsidRPr="005C67C9">
              <w:rPr>
                <w:rFonts w:ascii="Manrope" w:hAnsi="Manrope"/>
                <w:sz w:val="24"/>
                <w:szCs w:val="24"/>
              </w:rPr>
              <w:t>Aménagement et urbanisme</w:t>
            </w:r>
          </w:p>
        </w:tc>
        <w:tc>
          <w:tcPr>
            <w:tcW w:w="8811" w:type="dxa"/>
            <w:tcBorders>
              <w:top w:val="nil"/>
              <w:left w:val="nil"/>
              <w:bottom w:val="single" w:sz="4" w:space="0" w:color="auto"/>
              <w:right w:val="single" w:sz="4" w:space="0" w:color="auto"/>
            </w:tcBorders>
            <w:shd w:val="clear" w:color="auto" w:fill="FFFFFF"/>
            <w:vAlign w:val="center"/>
            <w:hideMark/>
          </w:tcPr>
          <w:p w14:paraId="43E5053F" w14:textId="531A17FD"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44072D7C" w14:textId="639093CE"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29652907" w14:textId="77777777" w:rsidTr="00BA0FD3">
        <w:trPr>
          <w:trHeight w:val="350"/>
        </w:trPr>
        <w:tc>
          <w:tcPr>
            <w:tcW w:w="0" w:type="auto"/>
            <w:vMerge/>
            <w:tcBorders>
              <w:top w:val="nil"/>
              <w:left w:val="single" w:sz="8" w:space="0" w:color="auto"/>
              <w:bottom w:val="single" w:sz="4" w:space="0" w:color="auto"/>
              <w:right w:val="single" w:sz="4" w:space="0" w:color="auto"/>
            </w:tcBorders>
            <w:vAlign w:val="center"/>
            <w:hideMark/>
          </w:tcPr>
          <w:p w14:paraId="67D7ABFF"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57EE564A" w14:textId="521A396E"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D712A00" w14:textId="0D630186"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3A53EB5F"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28E3C218"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shd w:val="clear" w:color="auto" w:fill="FFFFFF"/>
            <w:vAlign w:val="center"/>
            <w:hideMark/>
          </w:tcPr>
          <w:p w14:paraId="4499D04F" w14:textId="59BA1090"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BD94C60" w14:textId="2A3E24B5"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7CB57FC"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407975F3" w14:textId="77777777" w:rsidR="00BA0FD3" w:rsidRPr="005C67C9" w:rsidRDefault="00BA0FD3" w:rsidP="00BA0FD3">
            <w:pPr>
              <w:rPr>
                <w:rFonts w:ascii="Manrope" w:hAnsi="Manrope"/>
                <w:sz w:val="24"/>
                <w:szCs w:val="24"/>
              </w:rPr>
            </w:pPr>
            <w:r w:rsidRPr="005C67C9">
              <w:rPr>
                <w:rFonts w:ascii="Manrope" w:hAnsi="Manrope"/>
                <w:sz w:val="24"/>
                <w:szCs w:val="24"/>
              </w:rPr>
              <w:t xml:space="preserve">Matières résiduelles, la qualité de l’air et des sols </w:t>
            </w:r>
          </w:p>
        </w:tc>
        <w:tc>
          <w:tcPr>
            <w:tcW w:w="8811" w:type="dxa"/>
            <w:tcBorders>
              <w:top w:val="nil"/>
              <w:left w:val="nil"/>
              <w:bottom w:val="single" w:sz="4" w:space="0" w:color="auto"/>
              <w:right w:val="single" w:sz="4" w:space="0" w:color="auto"/>
            </w:tcBorders>
            <w:vAlign w:val="center"/>
            <w:hideMark/>
          </w:tcPr>
          <w:p w14:paraId="0EAECE56" w14:textId="69255EFD"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32E71A9" w14:textId="2D1301F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E9AFB2D"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1EFB0E21"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2059C894" w14:textId="608854AD"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2F709F46" w14:textId="4D3FC5F0"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18E961F9"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6AA2B068" w14:textId="77777777" w:rsidR="00BA0FD3" w:rsidRPr="005C67C9" w:rsidRDefault="00BA0FD3" w:rsidP="00BA0FD3">
            <w:pPr>
              <w:rPr>
                <w:rFonts w:ascii="Manrope" w:hAnsi="Manrope"/>
                <w:sz w:val="24"/>
                <w:szCs w:val="24"/>
              </w:rPr>
            </w:pPr>
            <w:r w:rsidRPr="005C67C9">
              <w:rPr>
                <w:rFonts w:ascii="Manrope" w:hAnsi="Manrope"/>
                <w:sz w:val="24"/>
                <w:szCs w:val="24"/>
              </w:rPr>
              <w:t>Eau potable et eaux usées</w:t>
            </w:r>
          </w:p>
        </w:tc>
        <w:tc>
          <w:tcPr>
            <w:tcW w:w="8811" w:type="dxa"/>
            <w:tcBorders>
              <w:top w:val="nil"/>
              <w:left w:val="nil"/>
              <w:bottom w:val="single" w:sz="4" w:space="0" w:color="auto"/>
              <w:right w:val="single" w:sz="4" w:space="0" w:color="auto"/>
            </w:tcBorders>
            <w:vAlign w:val="center"/>
            <w:hideMark/>
          </w:tcPr>
          <w:p w14:paraId="7E56756C" w14:textId="228EEF8A"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5E3A2CC" w14:textId="2299542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0C5D318"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4C605C95"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27CC92C7" w14:textId="06A5D2A6"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E279D2E" w14:textId="6F3EB023"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46FB9F0D" w14:textId="77777777" w:rsidTr="00BA0FD3">
        <w:trPr>
          <w:trHeight w:val="340"/>
        </w:trPr>
        <w:tc>
          <w:tcPr>
            <w:tcW w:w="1952" w:type="dxa"/>
            <w:vMerge w:val="restart"/>
            <w:tcBorders>
              <w:top w:val="nil"/>
              <w:left w:val="single" w:sz="8" w:space="0" w:color="auto"/>
              <w:bottom w:val="single" w:sz="8" w:space="0" w:color="000000"/>
              <w:right w:val="single" w:sz="4" w:space="0" w:color="auto"/>
            </w:tcBorders>
            <w:vAlign w:val="center"/>
            <w:hideMark/>
          </w:tcPr>
          <w:p w14:paraId="403FEA0E" w14:textId="77777777" w:rsidR="00BA0FD3" w:rsidRPr="005C67C9" w:rsidRDefault="00BA0FD3" w:rsidP="00BA0FD3">
            <w:pPr>
              <w:rPr>
                <w:rFonts w:ascii="Manrope" w:hAnsi="Manrope"/>
                <w:sz w:val="24"/>
                <w:szCs w:val="24"/>
              </w:rPr>
            </w:pPr>
            <w:r w:rsidRPr="005C67C9">
              <w:rPr>
                <w:rFonts w:ascii="Manrope" w:hAnsi="Manrope"/>
                <w:sz w:val="24"/>
                <w:szCs w:val="24"/>
              </w:rPr>
              <w:t>Autres prélèvements</w:t>
            </w:r>
          </w:p>
        </w:tc>
        <w:tc>
          <w:tcPr>
            <w:tcW w:w="8811" w:type="dxa"/>
            <w:tcBorders>
              <w:top w:val="nil"/>
              <w:left w:val="nil"/>
              <w:bottom w:val="single" w:sz="4" w:space="0" w:color="auto"/>
              <w:right w:val="single" w:sz="4" w:space="0" w:color="auto"/>
            </w:tcBorders>
            <w:vAlign w:val="center"/>
            <w:hideMark/>
          </w:tcPr>
          <w:p w14:paraId="6F02E69D" w14:textId="05ED9626"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D55FDEF" w14:textId="494A2191"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75E12292" w14:textId="77777777" w:rsidTr="00BA0FD3">
        <w:trPr>
          <w:trHeight w:val="340"/>
        </w:trPr>
        <w:tc>
          <w:tcPr>
            <w:tcW w:w="0" w:type="auto"/>
            <w:vMerge/>
            <w:tcBorders>
              <w:top w:val="nil"/>
              <w:left w:val="single" w:sz="8" w:space="0" w:color="auto"/>
              <w:bottom w:val="single" w:sz="8" w:space="0" w:color="000000"/>
              <w:right w:val="single" w:sz="4" w:space="0" w:color="auto"/>
            </w:tcBorders>
            <w:vAlign w:val="center"/>
            <w:hideMark/>
          </w:tcPr>
          <w:p w14:paraId="3E119EC6"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4504DEBB" w14:textId="6D84423A"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6E18CBD" w14:textId="1560A83A" w:rsidR="00BA0FD3" w:rsidRPr="005C67C9" w:rsidRDefault="00BA0FD3" w:rsidP="00BA0FD3">
            <w:pPr>
              <w:rPr>
                <w:rFonts w:ascii="Manrope" w:hAnsi="Manrope"/>
                <w:sz w:val="24"/>
                <w:szCs w:val="24"/>
              </w:rPr>
            </w:pPr>
            <w:r w:rsidRPr="005C67C9">
              <w:rPr>
                <w:rFonts w:ascii="Manrope" w:hAnsi="Manrope"/>
                <w:sz w:val="24"/>
                <w:szCs w:val="24"/>
              </w:rPr>
              <w:t xml:space="preserve">Bureau </w:t>
            </w:r>
          </w:p>
        </w:tc>
      </w:tr>
      <w:tr w:rsidR="00BA0FD3" w:rsidRPr="005C67C9" w14:paraId="16A95764" w14:textId="77777777" w:rsidTr="00BA0FD3">
        <w:trPr>
          <w:trHeight w:val="680"/>
        </w:trPr>
        <w:tc>
          <w:tcPr>
            <w:tcW w:w="0" w:type="auto"/>
            <w:vMerge/>
            <w:tcBorders>
              <w:top w:val="nil"/>
              <w:left w:val="single" w:sz="8" w:space="0" w:color="auto"/>
              <w:bottom w:val="single" w:sz="8" w:space="0" w:color="000000"/>
              <w:right w:val="single" w:sz="4" w:space="0" w:color="auto"/>
            </w:tcBorders>
            <w:vAlign w:val="center"/>
            <w:hideMark/>
          </w:tcPr>
          <w:p w14:paraId="58F83B2A"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4602AB79" w14:textId="69F16A34"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F792C67" w14:textId="38228426" w:rsidR="00BA0FD3" w:rsidRPr="005C67C9" w:rsidRDefault="00BA0FD3" w:rsidP="00BA0FD3">
            <w:pPr>
              <w:rPr>
                <w:rFonts w:ascii="Manrope" w:hAnsi="Manrope"/>
                <w:sz w:val="24"/>
                <w:szCs w:val="24"/>
              </w:rPr>
            </w:pPr>
            <w:r w:rsidRPr="005C67C9">
              <w:rPr>
                <w:rFonts w:ascii="Manrope" w:hAnsi="Manrope"/>
                <w:sz w:val="24"/>
                <w:szCs w:val="24"/>
              </w:rPr>
              <w:t xml:space="preserve"> Service </w:t>
            </w:r>
          </w:p>
        </w:tc>
      </w:tr>
      <w:tr w:rsidR="00BA0FD3" w:rsidRPr="005C67C9" w14:paraId="7BFB4F14" w14:textId="77777777" w:rsidTr="00BA0FD3">
        <w:trPr>
          <w:trHeight w:val="360"/>
        </w:trPr>
        <w:tc>
          <w:tcPr>
            <w:tcW w:w="0" w:type="auto"/>
            <w:vMerge/>
            <w:tcBorders>
              <w:top w:val="nil"/>
              <w:left w:val="single" w:sz="8" w:space="0" w:color="auto"/>
              <w:bottom w:val="single" w:sz="8" w:space="0" w:color="000000"/>
              <w:right w:val="single" w:sz="4" w:space="0" w:color="auto"/>
            </w:tcBorders>
            <w:vAlign w:val="center"/>
            <w:hideMark/>
          </w:tcPr>
          <w:p w14:paraId="798A676C" w14:textId="77777777" w:rsidR="00BA0FD3" w:rsidRPr="005C67C9" w:rsidRDefault="00BA0FD3" w:rsidP="00BA0FD3">
            <w:pPr>
              <w:rPr>
                <w:rFonts w:ascii="Manrope" w:hAnsi="Manrope"/>
                <w:sz w:val="24"/>
                <w:szCs w:val="24"/>
              </w:rPr>
            </w:pPr>
          </w:p>
        </w:tc>
        <w:tc>
          <w:tcPr>
            <w:tcW w:w="8811" w:type="dxa"/>
            <w:tcBorders>
              <w:top w:val="nil"/>
              <w:left w:val="nil"/>
              <w:bottom w:val="single" w:sz="8" w:space="0" w:color="auto"/>
              <w:right w:val="single" w:sz="4" w:space="0" w:color="auto"/>
            </w:tcBorders>
            <w:shd w:val="clear" w:color="auto" w:fill="FFFFFF"/>
            <w:vAlign w:val="center"/>
            <w:hideMark/>
          </w:tcPr>
          <w:p w14:paraId="4DAEA11B" w14:textId="3C176E5B" w:rsidR="00BA0FD3" w:rsidRPr="005C67C9" w:rsidRDefault="00BA0FD3" w:rsidP="00BA0FD3">
            <w:pPr>
              <w:rPr>
                <w:rFonts w:ascii="Manrope" w:hAnsi="Manrope"/>
                <w:sz w:val="24"/>
                <w:szCs w:val="24"/>
              </w:rPr>
            </w:pPr>
          </w:p>
        </w:tc>
        <w:tc>
          <w:tcPr>
            <w:tcW w:w="2410" w:type="dxa"/>
            <w:tcBorders>
              <w:top w:val="nil"/>
              <w:left w:val="nil"/>
              <w:bottom w:val="single" w:sz="8" w:space="0" w:color="auto"/>
              <w:right w:val="single" w:sz="8" w:space="0" w:color="auto"/>
            </w:tcBorders>
            <w:vAlign w:val="center"/>
            <w:hideMark/>
          </w:tcPr>
          <w:p w14:paraId="3F6760DA" w14:textId="1F347FCC"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bl>
    <w:p w14:paraId="29C6CB98" w14:textId="77777777" w:rsidR="00BA0FD3" w:rsidRDefault="00BA0FD3"/>
    <w:p w14:paraId="7AA89891" w14:textId="77777777" w:rsidR="005C67C9" w:rsidRDefault="005C67C9" w:rsidP="001F1690">
      <w:pPr>
        <w:pStyle w:val="Style1premierstitresFTR"/>
        <w:rPr>
          <w:rFonts w:eastAsia="Times New Roman"/>
        </w:rPr>
      </w:pPr>
    </w:p>
    <w:p w14:paraId="4F0B1A01" w14:textId="77777777" w:rsidR="005C67C9" w:rsidRDefault="005C67C9" w:rsidP="001F1690">
      <w:pPr>
        <w:pStyle w:val="Style1premierstitresFTR"/>
        <w:rPr>
          <w:rFonts w:eastAsia="Times New Roman"/>
        </w:rPr>
      </w:pPr>
    </w:p>
    <w:p w14:paraId="4F127255" w14:textId="22852614" w:rsidR="001F1690" w:rsidRPr="00056FF6" w:rsidRDefault="00116297" w:rsidP="001F1690">
      <w:pPr>
        <w:pStyle w:val="Style1premierstitresFTR"/>
        <w:rPr>
          <w:rFonts w:eastAsia="Times New Roman"/>
        </w:rPr>
      </w:pPr>
      <w:r>
        <w:rPr>
          <w:rFonts w:eastAsia="Times New Roman"/>
        </w:rPr>
        <w:t xml:space="preserve">Annexe C. </w:t>
      </w:r>
      <w:r w:rsidR="001F1690">
        <w:rPr>
          <w:rFonts w:eastAsia="Times New Roman"/>
        </w:rPr>
        <w:t>Exemple d’échéancier</w:t>
      </w:r>
    </w:p>
    <w:p w14:paraId="11B914E0" w14:textId="77777777" w:rsidR="001F1690" w:rsidRPr="006C2809" w:rsidRDefault="001F1690" w:rsidP="001F1690">
      <w:pPr>
        <w:pStyle w:val="Style1FTR"/>
        <w:rPr>
          <w:rFonts w:eastAsia="Times New Roman"/>
        </w:rPr>
      </w:pPr>
      <w:r>
        <w:rPr>
          <w:rFonts w:eastAsia="Times New Roman"/>
        </w:rPr>
        <w:t>Mesure 1</w:t>
      </w:r>
      <w:r>
        <w:rPr>
          <w:rFonts w:ascii="Calibri" w:eastAsia="Calibri" w:hAnsi="Calibri" w:cs="Calibri"/>
          <w:b w:val="0"/>
          <w:sz w:val="22"/>
          <w:szCs w:val="22"/>
        </w:rPr>
        <w:fldChar w:fldCharType="begin"/>
      </w:r>
      <w:r>
        <w:instrText xml:space="preserve"> LINK Excel.Sheet.12 "Classeur2" "Feuil1!L1C1:L6C11" \a \f 4 \h  \* MERGEFORMAT </w:instrText>
      </w:r>
      <w:r>
        <w:rPr>
          <w:rFonts w:ascii="Calibri" w:eastAsia="Calibri" w:hAnsi="Calibri" w:cs="Calibri"/>
          <w:b w:val="0"/>
          <w:sz w:val="22"/>
          <w:szCs w:val="22"/>
        </w:rPr>
        <w:fldChar w:fldCharType="separate"/>
      </w:r>
    </w:p>
    <w:tbl>
      <w:tblPr>
        <w:tblW w:w="12360" w:type="dxa"/>
        <w:tblLayout w:type="fixed"/>
        <w:tblCellMar>
          <w:left w:w="70" w:type="dxa"/>
          <w:right w:w="70" w:type="dxa"/>
        </w:tblCellMar>
        <w:tblLook w:val="04A0" w:firstRow="1" w:lastRow="0" w:firstColumn="1" w:lastColumn="0" w:noHBand="0" w:noVBand="1"/>
      </w:tblPr>
      <w:tblGrid>
        <w:gridCol w:w="2405"/>
        <w:gridCol w:w="35"/>
        <w:gridCol w:w="960"/>
        <w:gridCol w:w="20"/>
        <w:gridCol w:w="920"/>
        <w:gridCol w:w="56"/>
        <w:gridCol w:w="904"/>
        <w:gridCol w:w="91"/>
        <w:gridCol w:w="909"/>
        <w:gridCol w:w="87"/>
        <w:gridCol w:w="973"/>
        <w:gridCol w:w="22"/>
        <w:gridCol w:w="938"/>
        <w:gridCol w:w="58"/>
        <w:gridCol w:w="942"/>
        <w:gridCol w:w="53"/>
        <w:gridCol w:w="907"/>
        <w:gridCol w:w="89"/>
        <w:gridCol w:w="991"/>
        <w:gridCol w:w="1000"/>
      </w:tblGrid>
      <w:tr w:rsidR="001F1690" w:rsidRPr="009A060F" w14:paraId="3C3F9E31" w14:textId="77777777" w:rsidTr="0014017E">
        <w:trPr>
          <w:trHeight w:val="29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462A1BB" w14:textId="77777777" w:rsidR="001F1690" w:rsidRPr="00545D08" w:rsidRDefault="001F1690" w:rsidP="0014017E">
            <w:pPr>
              <w:spacing w:after="0" w:line="240" w:lineRule="auto"/>
              <w:rPr>
                <w:rFonts w:ascii="Manrope" w:eastAsia="Times New Roman" w:hAnsi="Manrope"/>
                <w:color w:val="000000"/>
              </w:rPr>
            </w:pPr>
            <w:r w:rsidRPr="00545D08">
              <w:rPr>
                <w:rFonts w:ascii="Manrope" w:eastAsia="Times New Roman" w:hAnsi="Manrope"/>
                <w:color w:val="000000"/>
              </w:rPr>
              <w:t>Période</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56E339EE" w14:textId="77777777" w:rsidR="001F1690" w:rsidRPr="009A060F" w:rsidRDefault="001F1690" w:rsidP="0014017E">
            <w:pPr>
              <w:spacing w:after="0" w:line="240" w:lineRule="auto"/>
              <w:ind w:right="-62"/>
              <w:rPr>
                <w:rFonts w:ascii="Manrope" w:eastAsia="Times New Roman" w:hAnsi="Manrope"/>
                <w:color w:val="000000"/>
                <w:sz w:val="20"/>
                <w:szCs w:val="20"/>
              </w:rPr>
            </w:pPr>
            <w:r w:rsidRPr="009A060F">
              <w:rPr>
                <w:rFonts w:ascii="Manrope" w:eastAsia="Times New Roman" w:hAnsi="Manrope"/>
                <w:color w:val="000000"/>
                <w:sz w:val="20"/>
                <w:szCs w:val="20"/>
              </w:rPr>
              <w:t>Aut. 202</w:t>
            </w:r>
            <w:r>
              <w:rPr>
                <w:rFonts w:ascii="Manrope" w:eastAsia="Times New Roman" w:hAnsi="Manrope"/>
                <w:color w:val="000000"/>
                <w:sz w:val="20"/>
                <w:szCs w:val="20"/>
              </w:rPr>
              <w:t>6</w:t>
            </w:r>
          </w:p>
        </w:tc>
        <w:tc>
          <w:tcPr>
            <w:tcW w:w="996" w:type="dxa"/>
            <w:gridSpan w:val="3"/>
            <w:tcBorders>
              <w:top w:val="single" w:sz="4" w:space="0" w:color="auto"/>
              <w:left w:val="nil"/>
              <w:bottom w:val="single" w:sz="4" w:space="0" w:color="auto"/>
              <w:right w:val="single" w:sz="4" w:space="0" w:color="auto"/>
            </w:tcBorders>
            <w:shd w:val="clear" w:color="000000" w:fill="D9D9D9"/>
            <w:noWrap/>
            <w:vAlign w:val="bottom"/>
            <w:hideMark/>
          </w:tcPr>
          <w:p w14:paraId="663245BC"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Hiv. 202</w:t>
            </w:r>
            <w:r>
              <w:rPr>
                <w:rFonts w:ascii="Manrope" w:eastAsia="Times New Roman" w:hAnsi="Manrope"/>
                <w:color w:val="000000"/>
                <w:sz w:val="20"/>
                <w:szCs w:val="20"/>
              </w:rPr>
              <w:t>7</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31AA3B2D" w14:textId="77777777" w:rsidR="001F1690" w:rsidRPr="009A060F" w:rsidRDefault="001F1690" w:rsidP="0014017E">
            <w:pPr>
              <w:spacing w:after="0" w:line="240" w:lineRule="auto"/>
              <w:ind w:right="-57"/>
              <w:rPr>
                <w:rFonts w:ascii="Manrope" w:eastAsia="Times New Roman" w:hAnsi="Manrope"/>
                <w:color w:val="000000"/>
                <w:sz w:val="20"/>
                <w:szCs w:val="20"/>
              </w:rPr>
            </w:pPr>
            <w:r w:rsidRPr="009A060F">
              <w:rPr>
                <w:rFonts w:ascii="Manrope" w:eastAsia="Times New Roman" w:hAnsi="Manrope"/>
                <w:color w:val="000000"/>
                <w:sz w:val="20"/>
                <w:szCs w:val="20"/>
              </w:rPr>
              <w:t>Prn. 202</w:t>
            </w:r>
            <w:r>
              <w:rPr>
                <w:rFonts w:ascii="Manrope" w:eastAsia="Times New Roman" w:hAnsi="Manrope"/>
                <w:color w:val="000000"/>
                <w:sz w:val="20"/>
                <w:szCs w:val="20"/>
              </w:rPr>
              <w:t>7</w:t>
            </w:r>
          </w:p>
        </w:tc>
        <w:tc>
          <w:tcPr>
            <w:tcW w:w="996"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6AAD0D2E"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Été 202</w:t>
            </w:r>
            <w:r>
              <w:rPr>
                <w:rFonts w:ascii="Manrope" w:eastAsia="Times New Roman" w:hAnsi="Manrope"/>
                <w:color w:val="000000"/>
                <w:sz w:val="20"/>
                <w:szCs w:val="20"/>
              </w:rPr>
              <w:t>7</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0BDF83C4" w14:textId="77777777" w:rsidR="001F1690" w:rsidRPr="009A060F" w:rsidRDefault="001F1690" w:rsidP="0014017E">
            <w:pPr>
              <w:spacing w:after="0" w:line="240" w:lineRule="auto"/>
              <w:ind w:right="-51"/>
              <w:rPr>
                <w:rFonts w:ascii="Manrope" w:eastAsia="Times New Roman" w:hAnsi="Manrope"/>
                <w:color w:val="000000"/>
                <w:sz w:val="20"/>
                <w:szCs w:val="20"/>
              </w:rPr>
            </w:pPr>
            <w:r w:rsidRPr="009A060F">
              <w:rPr>
                <w:rFonts w:ascii="Manrope" w:eastAsia="Times New Roman" w:hAnsi="Manrope"/>
                <w:color w:val="000000"/>
                <w:sz w:val="20"/>
                <w:szCs w:val="20"/>
              </w:rPr>
              <w:t>Aut. 202</w:t>
            </w:r>
            <w:r>
              <w:rPr>
                <w:rFonts w:ascii="Manrope" w:eastAsia="Times New Roman" w:hAnsi="Manrope"/>
                <w:color w:val="000000"/>
                <w:sz w:val="20"/>
                <w:szCs w:val="20"/>
              </w:rPr>
              <w:t>7</w:t>
            </w:r>
          </w:p>
        </w:tc>
        <w:tc>
          <w:tcPr>
            <w:tcW w:w="996"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18CEB8D1"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Hiv. 202</w:t>
            </w:r>
            <w:r>
              <w:rPr>
                <w:rFonts w:ascii="Manrope" w:eastAsia="Times New Roman" w:hAnsi="Manrope"/>
                <w:color w:val="000000"/>
                <w:sz w:val="20"/>
                <w:szCs w:val="20"/>
              </w:rPr>
              <w:t>8</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4D94EFC2" w14:textId="77777777" w:rsidR="001F1690" w:rsidRPr="009A060F" w:rsidRDefault="001F1690" w:rsidP="0014017E">
            <w:pPr>
              <w:spacing w:after="0" w:line="240" w:lineRule="auto"/>
              <w:ind w:right="-46"/>
              <w:rPr>
                <w:rFonts w:ascii="Manrope" w:eastAsia="Times New Roman" w:hAnsi="Manrope"/>
                <w:color w:val="000000"/>
                <w:sz w:val="20"/>
                <w:szCs w:val="20"/>
              </w:rPr>
            </w:pPr>
            <w:r w:rsidRPr="009A060F">
              <w:rPr>
                <w:rFonts w:ascii="Manrope" w:eastAsia="Times New Roman" w:hAnsi="Manrope"/>
                <w:color w:val="000000"/>
                <w:sz w:val="20"/>
                <w:szCs w:val="20"/>
              </w:rPr>
              <w:t>Prn. 202</w:t>
            </w:r>
            <w:r>
              <w:rPr>
                <w:rFonts w:ascii="Manrope" w:eastAsia="Times New Roman" w:hAnsi="Manrope"/>
                <w:color w:val="000000"/>
                <w:sz w:val="20"/>
                <w:szCs w:val="20"/>
              </w:rPr>
              <w:t>8</w:t>
            </w:r>
          </w:p>
        </w:tc>
        <w:tc>
          <w:tcPr>
            <w:tcW w:w="996"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65BECA67"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Été 202</w:t>
            </w:r>
            <w:r>
              <w:rPr>
                <w:rFonts w:ascii="Manrope" w:eastAsia="Times New Roman" w:hAnsi="Manrope"/>
                <w:color w:val="000000"/>
                <w:sz w:val="20"/>
                <w:szCs w:val="20"/>
              </w:rPr>
              <w:t>8</w:t>
            </w:r>
          </w:p>
        </w:tc>
        <w:tc>
          <w:tcPr>
            <w:tcW w:w="991" w:type="dxa"/>
            <w:tcBorders>
              <w:top w:val="single" w:sz="4" w:space="0" w:color="auto"/>
              <w:left w:val="nil"/>
              <w:bottom w:val="single" w:sz="4" w:space="0" w:color="auto"/>
              <w:right w:val="single" w:sz="4" w:space="0" w:color="auto"/>
            </w:tcBorders>
            <w:shd w:val="clear" w:color="000000" w:fill="D9D9D9"/>
            <w:noWrap/>
            <w:vAlign w:val="bottom"/>
            <w:hideMark/>
          </w:tcPr>
          <w:p w14:paraId="6367C4F5" w14:textId="77777777" w:rsidR="001F1690" w:rsidRPr="009A060F" w:rsidRDefault="001F1690" w:rsidP="0014017E">
            <w:pPr>
              <w:spacing w:after="0" w:line="240" w:lineRule="auto"/>
              <w:ind w:right="-40"/>
              <w:rPr>
                <w:rFonts w:ascii="Manrope" w:eastAsia="Times New Roman" w:hAnsi="Manrope"/>
                <w:color w:val="000000"/>
                <w:sz w:val="20"/>
                <w:szCs w:val="20"/>
              </w:rPr>
            </w:pPr>
            <w:r w:rsidRPr="009A060F">
              <w:rPr>
                <w:rFonts w:ascii="Manrope" w:eastAsia="Times New Roman" w:hAnsi="Manrope"/>
                <w:color w:val="000000"/>
                <w:sz w:val="20"/>
                <w:szCs w:val="20"/>
              </w:rPr>
              <w:t>Aut. 202</w:t>
            </w:r>
            <w:r>
              <w:rPr>
                <w:rFonts w:ascii="Manrope" w:eastAsia="Times New Roman" w:hAnsi="Manrope"/>
                <w:color w:val="000000"/>
                <w:sz w:val="20"/>
                <w:szCs w:val="20"/>
              </w:rPr>
              <w:t>8</w:t>
            </w:r>
          </w:p>
        </w:tc>
        <w:tc>
          <w:tcPr>
            <w:tcW w:w="1000" w:type="dxa"/>
            <w:tcBorders>
              <w:top w:val="single" w:sz="4" w:space="0" w:color="auto"/>
              <w:left w:val="nil"/>
              <w:bottom w:val="single" w:sz="4" w:space="0" w:color="auto"/>
              <w:right w:val="single" w:sz="4" w:space="0" w:color="auto"/>
            </w:tcBorders>
            <w:shd w:val="clear" w:color="000000" w:fill="D9D9D9"/>
            <w:noWrap/>
            <w:vAlign w:val="bottom"/>
            <w:hideMark/>
          </w:tcPr>
          <w:p w14:paraId="1EFBC84B"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Hiv. 202</w:t>
            </w:r>
            <w:r>
              <w:rPr>
                <w:rFonts w:ascii="Manrope" w:eastAsia="Times New Roman" w:hAnsi="Manrope"/>
                <w:color w:val="000000"/>
                <w:sz w:val="20"/>
                <w:szCs w:val="20"/>
              </w:rPr>
              <w:t>9</w:t>
            </w:r>
          </w:p>
        </w:tc>
      </w:tr>
      <w:tr w:rsidR="001F1690" w:rsidRPr="000532EE" w14:paraId="42D74C83"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D6DCE4"/>
            <w:noWrap/>
            <w:vAlign w:val="bottom"/>
            <w:hideMark/>
          </w:tcPr>
          <w:p w14:paraId="6FA4996F" w14:textId="77777777" w:rsidR="001F1690" w:rsidRPr="00545D08" w:rsidRDefault="001F1690" w:rsidP="0014017E">
            <w:pPr>
              <w:spacing w:after="0" w:line="240" w:lineRule="auto"/>
              <w:rPr>
                <w:rFonts w:ascii="Manrope" w:eastAsia="Times New Roman" w:hAnsi="Manrope"/>
              </w:rPr>
            </w:pPr>
            <w:r w:rsidRPr="00545D08">
              <w:rPr>
                <w:rFonts w:ascii="Manrope" w:eastAsia="Times New Roman" w:hAnsi="Manrope"/>
              </w:rPr>
              <w:t>Démarrage</w:t>
            </w:r>
          </w:p>
        </w:tc>
        <w:tc>
          <w:tcPr>
            <w:tcW w:w="980" w:type="dxa"/>
            <w:gridSpan w:val="2"/>
            <w:tcBorders>
              <w:top w:val="nil"/>
              <w:left w:val="nil"/>
              <w:bottom w:val="single" w:sz="4" w:space="0" w:color="auto"/>
              <w:right w:val="single" w:sz="4" w:space="0" w:color="auto"/>
            </w:tcBorders>
            <w:noWrap/>
            <w:vAlign w:val="bottom"/>
            <w:hideMark/>
          </w:tcPr>
          <w:p w14:paraId="189F3D2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2FF99E2B" w14:textId="77777777" w:rsidR="001F1690" w:rsidRPr="00305F48" w:rsidRDefault="001F1690" w:rsidP="0014017E">
            <w:pPr>
              <w:pStyle w:val="ListParagraph"/>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1635966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20D81C3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1DBFADFF"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5D82C9B4"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7D80F5D3"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57638E05"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214C451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06032CB8"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15CC2908"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B4C6E7"/>
            <w:noWrap/>
            <w:vAlign w:val="bottom"/>
            <w:hideMark/>
          </w:tcPr>
          <w:p w14:paraId="589F03DF" w14:textId="77777777" w:rsidR="001F1690" w:rsidRPr="00545D08" w:rsidRDefault="001F1690" w:rsidP="0014017E">
            <w:pPr>
              <w:spacing w:after="0" w:line="240" w:lineRule="auto"/>
              <w:rPr>
                <w:rFonts w:ascii="Manrope" w:eastAsia="Times New Roman" w:hAnsi="Manrope"/>
              </w:rPr>
            </w:pPr>
            <w:r w:rsidRPr="00545D08">
              <w:rPr>
                <w:rFonts w:ascii="Manrope" w:eastAsia="Times New Roman" w:hAnsi="Manrope"/>
              </w:rPr>
              <w:lastRenderedPageBreak/>
              <w:t>Analyse</w:t>
            </w:r>
          </w:p>
        </w:tc>
        <w:tc>
          <w:tcPr>
            <w:tcW w:w="980" w:type="dxa"/>
            <w:gridSpan w:val="2"/>
            <w:tcBorders>
              <w:top w:val="nil"/>
              <w:left w:val="nil"/>
              <w:bottom w:val="single" w:sz="4" w:space="0" w:color="auto"/>
              <w:right w:val="single" w:sz="4" w:space="0" w:color="auto"/>
            </w:tcBorders>
            <w:noWrap/>
            <w:vAlign w:val="bottom"/>
            <w:hideMark/>
          </w:tcPr>
          <w:p w14:paraId="67646A6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125232C8"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7672DBD3" w14:textId="77777777" w:rsidR="001F1690" w:rsidRPr="00305F48" w:rsidRDefault="001F1690" w:rsidP="0014017E">
            <w:pPr>
              <w:pStyle w:val="ListParagraph"/>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2F681E3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485B3769"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6E69896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61C9924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0CFDA7D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7A1D2BE9"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4C2A820E"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5540F7F1"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8EA9DB"/>
            <w:noWrap/>
            <w:vAlign w:val="bottom"/>
            <w:hideMark/>
          </w:tcPr>
          <w:p w14:paraId="544ED87E" w14:textId="77777777" w:rsidR="001F1690" w:rsidRPr="00545D08" w:rsidRDefault="001F1690" w:rsidP="0014017E">
            <w:pPr>
              <w:spacing w:after="0" w:line="240" w:lineRule="auto"/>
              <w:rPr>
                <w:rFonts w:ascii="Manrope" w:eastAsia="Times New Roman" w:hAnsi="Manrope"/>
              </w:rPr>
            </w:pPr>
            <w:r w:rsidRPr="00545D08">
              <w:rPr>
                <w:rFonts w:ascii="Manrope" w:eastAsia="Times New Roman" w:hAnsi="Manrope"/>
              </w:rPr>
              <w:t>Conception</w:t>
            </w:r>
          </w:p>
        </w:tc>
        <w:tc>
          <w:tcPr>
            <w:tcW w:w="980" w:type="dxa"/>
            <w:gridSpan w:val="2"/>
            <w:tcBorders>
              <w:top w:val="nil"/>
              <w:left w:val="nil"/>
              <w:bottom w:val="single" w:sz="4" w:space="0" w:color="auto"/>
              <w:right w:val="single" w:sz="4" w:space="0" w:color="auto"/>
            </w:tcBorders>
            <w:noWrap/>
            <w:vAlign w:val="bottom"/>
            <w:hideMark/>
          </w:tcPr>
          <w:p w14:paraId="6FD449A4"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3E19F9B0"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058C9801"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7DB00147" w14:textId="77777777" w:rsidR="001F1690" w:rsidRPr="00305F48" w:rsidRDefault="001F1690" w:rsidP="0014017E">
            <w:pPr>
              <w:pStyle w:val="ListParagraph"/>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642DF35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51DDDFE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47E42FD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180CDD9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409CEAED"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5EED6B79"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04AEBCFF"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305496"/>
            <w:noWrap/>
            <w:vAlign w:val="bottom"/>
            <w:hideMark/>
          </w:tcPr>
          <w:p w14:paraId="3874C379" w14:textId="77777777" w:rsidR="001F1690" w:rsidRPr="00545D08" w:rsidRDefault="001F1690" w:rsidP="0014017E">
            <w:pPr>
              <w:spacing w:after="0" w:line="240" w:lineRule="auto"/>
              <w:rPr>
                <w:rFonts w:ascii="Manrope" w:eastAsia="Times New Roman" w:hAnsi="Manrope"/>
                <w:color w:val="000000"/>
              </w:rPr>
            </w:pPr>
            <w:r w:rsidRPr="00545D08">
              <w:rPr>
                <w:rFonts w:ascii="Manrope" w:eastAsia="Times New Roman" w:hAnsi="Manrope"/>
                <w:color w:val="FFFFFF" w:themeColor="background1"/>
              </w:rPr>
              <w:t>Adoption du règlement</w:t>
            </w:r>
          </w:p>
        </w:tc>
        <w:tc>
          <w:tcPr>
            <w:tcW w:w="980" w:type="dxa"/>
            <w:gridSpan w:val="2"/>
            <w:tcBorders>
              <w:top w:val="nil"/>
              <w:left w:val="nil"/>
              <w:bottom w:val="single" w:sz="4" w:space="0" w:color="auto"/>
              <w:right w:val="single" w:sz="4" w:space="0" w:color="auto"/>
            </w:tcBorders>
            <w:noWrap/>
            <w:vAlign w:val="bottom"/>
            <w:hideMark/>
          </w:tcPr>
          <w:p w14:paraId="727BDA83"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147AC07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443645D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7122DE5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61B88C24" w14:textId="77777777" w:rsidR="001F1690" w:rsidRPr="00305F48" w:rsidRDefault="001F1690" w:rsidP="0014017E">
            <w:pPr>
              <w:pStyle w:val="ListParagraph"/>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7FE52780"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1529655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7020AC2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3079BBFF"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492DFF7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32859FA8"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203764"/>
            <w:noWrap/>
            <w:vAlign w:val="bottom"/>
            <w:hideMark/>
          </w:tcPr>
          <w:p w14:paraId="3E9535AA" w14:textId="77777777" w:rsidR="001F1690" w:rsidRPr="00545D08" w:rsidRDefault="001F1690" w:rsidP="0014017E">
            <w:pPr>
              <w:spacing w:after="0" w:line="240" w:lineRule="auto"/>
              <w:rPr>
                <w:rFonts w:ascii="Manrope" w:eastAsia="Times New Roman" w:hAnsi="Manrope"/>
                <w:color w:val="000000"/>
              </w:rPr>
            </w:pPr>
            <w:r w:rsidRPr="00545D08">
              <w:rPr>
                <w:rFonts w:ascii="Manrope" w:eastAsia="Times New Roman" w:hAnsi="Manrope"/>
                <w:color w:val="FFFFFF" w:themeColor="background1"/>
              </w:rPr>
              <w:t>Mise en place</w:t>
            </w:r>
          </w:p>
        </w:tc>
        <w:tc>
          <w:tcPr>
            <w:tcW w:w="980" w:type="dxa"/>
            <w:gridSpan w:val="2"/>
            <w:tcBorders>
              <w:top w:val="nil"/>
              <w:left w:val="nil"/>
              <w:bottom w:val="single" w:sz="4" w:space="0" w:color="auto"/>
              <w:right w:val="single" w:sz="4" w:space="0" w:color="auto"/>
            </w:tcBorders>
            <w:noWrap/>
            <w:vAlign w:val="bottom"/>
            <w:hideMark/>
          </w:tcPr>
          <w:p w14:paraId="7D3888F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7CEBF74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037B110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2348FB1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41D6122D"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4C841A3E" w14:textId="77777777" w:rsidR="001F1690" w:rsidRPr="00305F48" w:rsidRDefault="001F1690" w:rsidP="0014017E">
            <w:pPr>
              <w:pStyle w:val="ListParagraph"/>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02EFAAD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3F78FC2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1F6E310D"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615C71C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bl>
    <w:p w14:paraId="6AAB7773" w14:textId="4B4ACAFE" w:rsidR="001F1690" w:rsidRDefault="001F169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fldChar w:fldCharType="end"/>
      </w:r>
    </w:p>
    <w:p w14:paraId="4391F2B5" w14:textId="77777777" w:rsidR="007701D5" w:rsidRDefault="007701D5">
      <w:pPr>
        <w:rPr>
          <w:rFonts w:ascii="Times New Roman" w:eastAsia="Times New Roman" w:hAnsi="Times New Roman" w:cs="Times New Roman"/>
          <w:b/>
          <w:bCs/>
          <w:sz w:val="20"/>
          <w:szCs w:val="20"/>
        </w:rPr>
      </w:pPr>
    </w:p>
    <w:p w14:paraId="4278948C" w14:textId="7DE42864" w:rsidR="007701D5" w:rsidRPr="007701D5" w:rsidRDefault="007701D5">
      <w:pPr>
        <w:rPr>
          <w:rFonts w:ascii="Manrope" w:hAnsi="Manrope"/>
          <w:sz w:val="24"/>
          <w:szCs w:val="24"/>
        </w:rPr>
      </w:pPr>
    </w:p>
    <w:sectPr w:rsidR="007701D5" w:rsidRPr="007701D5" w:rsidSect="00BA0FD3">
      <w:pgSz w:w="15840" w:h="12240"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7D6E8" w14:textId="77777777" w:rsidR="00C75270" w:rsidRDefault="00C75270" w:rsidP="001F1690">
      <w:pPr>
        <w:spacing w:after="0" w:line="240" w:lineRule="auto"/>
      </w:pPr>
      <w:r>
        <w:separator/>
      </w:r>
    </w:p>
  </w:endnote>
  <w:endnote w:type="continuationSeparator" w:id="0">
    <w:p w14:paraId="396C4327" w14:textId="77777777" w:rsidR="00C75270" w:rsidRDefault="00C75270" w:rsidP="001F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w:altName w:val="Calibri"/>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568284"/>
      <w:docPartObj>
        <w:docPartGallery w:val="Page Numbers (Bottom of Page)"/>
        <w:docPartUnique/>
      </w:docPartObj>
    </w:sdtPr>
    <w:sdtEndPr/>
    <w:sdtContent>
      <w:p w14:paraId="13720375" w14:textId="5907C076" w:rsidR="001F1690" w:rsidRDefault="001F1690">
        <w:pPr>
          <w:pStyle w:val="Footer"/>
          <w:jc w:val="right"/>
        </w:pPr>
        <w:r>
          <w:fldChar w:fldCharType="begin"/>
        </w:r>
        <w:r>
          <w:instrText>PAGE   \* MERGEFORMAT</w:instrText>
        </w:r>
        <w:r>
          <w:fldChar w:fldCharType="separate"/>
        </w:r>
        <w:r>
          <w:rPr>
            <w:lang w:val="fr-FR"/>
          </w:rPr>
          <w:t>2</w:t>
        </w:r>
        <w:r>
          <w:fldChar w:fldCharType="end"/>
        </w:r>
      </w:p>
    </w:sdtContent>
  </w:sdt>
  <w:p w14:paraId="49D321FB" w14:textId="77777777" w:rsidR="001F1690" w:rsidRDefault="001F1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9B800" w14:textId="77777777" w:rsidR="00C75270" w:rsidRDefault="00C75270" w:rsidP="001F1690">
      <w:pPr>
        <w:spacing w:after="0" w:line="240" w:lineRule="auto"/>
      </w:pPr>
      <w:r>
        <w:separator/>
      </w:r>
    </w:p>
  </w:footnote>
  <w:footnote w:type="continuationSeparator" w:id="0">
    <w:p w14:paraId="1D10E4BF" w14:textId="77777777" w:rsidR="00C75270" w:rsidRDefault="00C75270" w:rsidP="001F1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CC9"/>
    <w:multiLevelType w:val="multilevel"/>
    <w:tmpl w:val="345C04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7901E7"/>
    <w:multiLevelType w:val="multilevel"/>
    <w:tmpl w:val="78ACE8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BF7AA3"/>
    <w:multiLevelType w:val="hybridMultilevel"/>
    <w:tmpl w:val="D3001E12"/>
    <w:lvl w:ilvl="0" w:tplc="0C0C0001">
      <w:start w:val="1"/>
      <w:numFmt w:val="bullet"/>
      <w:lvlText w:val=""/>
      <w:lvlJc w:val="left"/>
      <w:pPr>
        <w:ind w:left="770" w:hanging="360"/>
      </w:pPr>
      <w:rPr>
        <w:rFonts w:ascii="Symbol" w:hAnsi="Symbol" w:hint="default"/>
      </w:rPr>
    </w:lvl>
    <w:lvl w:ilvl="1" w:tplc="0C0C0003" w:tentative="1">
      <w:start w:val="1"/>
      <w:numFmt w:val="bullet"/>
      <w:lvlText w:val="o"/>
      <w:lvlJc w:val="left"/>
      <w:pPr>
        <w:ind w:left="1490" w:hanging="360"/>
      </w:pPr>
      <w:rPr>
        <w:rFonts w:ascii="Courier New" w:hAnsi="Courier New" w:cs="Courier New" w:hint="default"/>
      </w:rPr>
    </w:lvl>
    <w:lvl w:ilvl="2" w:tplc="0C0C0005" w:tentative="1">
      <w:start w:val="1"/>
      <w:numFmt w:val="bullet"/>
      <w:lvlText w:val=""/>
      <w:lvlJc w:val="left"/>
      <w:pPr>
        <w:ind w:left="2210" w:hanging="360"/>
      </w:pPr>
      <w:rPr>
        <w:rFonts w:ascii="Wingdings" w:hAnsi="Wingdings" w:hint="default"/>
      </w:rPr>
    </w:lvl>
    <w:lvl w:ilvl="3" w:tplc="0C0C0001" w:tentative="1">
      <w:start w:val="1"/>
      <w:numFmt w:val="bullet"/>
      <w:lvlText w:val=""/>
      <w:lvlJc w:val="left"/>
      <w:pPr>
        <w:ind w:left="2930" w:hanging="360"/>
      </w:pPr>
      <w:rPr>
        <w:rFonts w:ascii="Symbol" w:hAnsi="Symbol" w:hint="default"/>
      </w:rPr>
    </w:lvl>
    <w:lvl w:ilvl="4" w:tplc="0C0C0003" w:tentative="1">
      <w:start w:val="1"/>
      <w:numFmt w:val="bullet"/>
      <w:lvlText w:val="o"/>
      <w:lvlJc w:val="left"/>
      <w:pPr>
        <w:ind w:left="3650" w:hanging="360"/>
      </w:pPr>
      <w:rPr>
        <w:rFonts w:ascii="Courier New" w:hAnsi="Courier New" w:cs="Courier New" w:hint="default"/>
      </w:rPr>
    </w:lvl>
    <w:lvl w:ilvl="5" w:tplc="0C0C0005" w:tentative="1">
      <w:start w:val="1"/>
      <w:numFmt w:val="bullet"/>
      <w:lvlText w:val=""/>
      <w:lvlJc w:val="left"/>
      <w:pPr>
        <w:ind w:left="4370" w:hanging="360"/>
      </w:pPr>
      <w:rPr>
        <w:rFonts w:ascii="Wingdings" w:hAnsi="Wingdings" w:hint="default"/>
      </w:rPr>
    </w:lvl>
    <w:lvl w:ilvl="6" w:tplc="0C0C0001" w:tentative="1">
      <w:start w:val="1"/>
      <w:numFmt w:val="bullet"/>
      <w:lvlText w:val=""/>
      <w:lvlJc w:val="left"/>
      <w:pPr>
        <w:ind w:left="5090" w:hanging="360"/>
      </w:pPr>
      <w:rPr>
        <w:rFonts w:ascii="Symbol" w:hAnsi="Symbol" w:hint="default"/>
      </w:rPr>
    </w:lvl>
    <w:lvl w:ilvl="7" w:tplc="0C0C0003" w:tentative="1">
      <w:start w:val="1"/>
      <w:numFmt w:val="bullet"/>
      <w:lvlText w:val="o"/>
      <w:lvlJc w:val="left"/>
      <w:pPr>
        <w:ind w:left="5810" w:hanging="360"/>
      </w:pPr>
      <w:rPr>
        <w:rFonts w:ascii="Courier New" w:hAnsi="Courier New" w:cs="Courier New" w:hint="default"/>
      </w:rPr>
    </w:lvl>
    <w:lvl w:ilvl="8" w:tplc="0C0C0005" w:tentative="1">
      <w:start w:val="1"/>
      <w:numFmt w:val="bullet"/>
      <w:lvlText w:val=""/>
      <w:lvlJc w:val="left"/>
      <w:pPr>
        <w:ind w:left="6530" w:hanging="360"/>
      </w:pPr>
      <w:rPr>
        <w:rFonts w:ascii="Wingdings" w:hAnsi="Wingdings" w:hint="default"/>
      </w:rPr>
    </w:lvl>
  </w:abstractNum>
  <w:abstractNum w:abstractNumId="3" w15:restartNumberingAfterBreak="0">
    <w:nsid w:val="22DB535E"/>
    <w:multiLevelType w:val="multilevel"/>
    <w:tmpl w:val="2228D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2237B4"/>
    <w:multiLevelType w:val="multilevel"/>
    <w:tmpl w:val="613835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C4083A"/>
    <w:multiLevelType w:val="multilevel"/>
    <w:tmpl w:val="B00A1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CE1816"/>
    <w:multiLevelType w:val="multilevel"/>
    <w:tmpl w:val="76807BE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7" w15:restartNumberingAfterBreak="0">
    <w:nsid w:val="6CF42D26"/>
    <w:multiLevelType w:val="hybridMultilevel"/>
    <w:tmpl w:val="CD2A59B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76657412">
    <w:abstractNumId w:val="2"/>
  </w:num>
  <w:num w:numId="2" w16cid:durableId="931939864">
    <w:abstractNumId w:val="0"/>
  </w:num>
  <w:num w:numId="3" w16cid:durableId="1329864121">
    <w:abstractNumId w:val="4"/>
  </w:num>
  <w:num w:numId="4" w16cid:durableId="1707950676">
    <w:abstractNumId w:val="1"/>
  </w:num>
  <w:num w:numId="5" w16cid:durableId="1700276303">
    <w:abstractNumId w:val="6"/>
  </w:num>
  <w:num w:numId="6" w16cid:durableId="1881819791">
    <w:abstractNumId w:val="3"/>
  </w:num>
  <w:num w:numId="7" w16cid:durableId="1844739936">
    <w:abstractNumId w:val="5"/>
  </w:num>
  <w:num w:numId="8" w16cid:durableId="1375345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D3"/>
    <w:rsid w:val="00012762"/>
    <w:rsid w:val="00012DC5"/>
    <w:rsid w:val="00026840"/>
    <w:rsid w:val="000E2C64"/>
    <w:rsid w:val="000F24AC"/>
    <w:rsid w:val="00116297"/>
    <w:rsid w:val="001635EE"/>
    <w:rsid w:val="0018512D"/>
    <w:rsid w:val="001A18E6"/>
    <w:rsid w:val="001A480D"/>
    <w:rsid w:val="001A5D6D"/>
    <w:rsid w:val="001A6683"/>
    <w:rsid w:val="001F1690"/>
    <w:rsid w:val="001F2025"/>
    <w:rsid w:val="00226B92"/>
    <w:rsid w:val="00253AD6"/>
    <w:rsid w:val="00263D33"/>
    <w:rsid w:val="002A4AD4"/>
    <w:rsid w:val="002D5AA6"/>
    <w:rsid w:val="002D6052"/>
    <w:rsid w:val="00340949"/>
    <w:rsid w:val="00382389"/>
    <w:rsid w:val="003C3573"/>
    <w:rsid w:val="004B2BAA"/>
    <w:rsid w:val="004C7904"/>
    <w:rsid w:val="00502ACD"/>
    <w:rsid w:val="0050592B"/>
    <w:rsid w:val="005657FC"/>
    <w:rsid w:val="00597A1C"/>
    <w:rsid w:val="005C67C9"/>
    <w:rsid w:val="005D5D40"/>
    <w:rsid w:val="006278E1"/>
    <w:rsid w:val="006336DD"/>
    <w:rsid w:val="00636758"/>
    <w:rsid w:val="006713E2"/>
    <w:rsid w:val="00690E86"/>
    <w:rsid w:val="006D7850"/>
    <w:rsid w:val="006F794B"/>
    <w:rsid w:val="00720617"/>
    <w:rsid w:val="00741AF4"/>
    <w:rsid w:val="00743848"/>
    <w:rsid w:val="007701D5"/>
    <w:rsid w:val="00775D46"/>
    <w:rsid w:val="00793B66"/>
    <w:rsid w:val="007C3353"/>
    <w:rsid w:val="0081390A"/>
    <w:rsid w:val="008338C6"/>
    <w:rsid w:val="0087086F"/>
    <w:rsid w:val="008E27D8"/>
    <w:rsid w:val="00972098"/>
    <w:rsid w:val="00976BEF"/>
    <w:rsid w:val="00992D28"/>
    <w:rsid w:val="009A04A1"/>
    <w:rsid w:val="009D61EC"/>
    <w:rsid w:val="009E7BF9"/>
    <w:rsid w:val="00A31E7A"/>
    <w:rsid w:val="00A327C1"/>
    <w:rsid w:val="00A57C52"/>
    <w:rsid w:val="00A94EAF"/>
    <w:rsid w:val="00AB0F2E"/>
    <w:rsid w:val="00AF096F"/>
    <w:rsid w:val="00B00698"/>
    <w:rsid w:val="00B25018"/>
    <w:rsid w:val="00B5281F"/>
    <w:rsid w:val="00B533AC"/>
    <w:rsid w:val="00BA0FD3"/>
    <w:rsid w:val="00BB5D23"/>
    <w:rsid w:val="00BF7726"/>
    <w:rsid w:val="00BF7C70"/>
    <w:rsid w:val="00C23B27"/>
    <w:rsid w:val="00C30494"/>
    <w:rsid w:val="00C5322F"/>
    <w:rsid w:val="00C73262"/>
    <w:rsid w:val="00C75270"/>
    <w:rsid w:val="00C94333"/>
    <w:rsid w:val="00CC5018"/>
    <w:rsid w:val="00D02E03"/>
    <w:rsid w:val="00D2684A"/>
    <w:rsid w:val="00D345F2"/>
    <w:rsid w:val="00DA7AEC"/>
    <w:rsid w:val="00DB589F"/>
    <w:rsid w:val="00DE3279"/>
    <w:rsid w:val="00E7568A"/>
    <w:rsid w:val="00E83957"/>
    <w:rsid w:val="00EE23EB"/>
    <w:rsid w:val="00F76E15"/>
    <w:rsid w:val="00F8068D"/>
    <w:rsid w:val="00FA54C0"/>
    <w:rsid w:val="00FA54F6"/>
    <w:rsid w:val="00FC7ABA"/>
    <w:rsid w:val="00FD55B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03A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D3"/>
    <w:rPr>
      <w:rFonts w:eastAsiaTheme="majorEastAsia" w:cstheme="majorBidi"/>
      <w:color w:val="272727" w:themeColor="text1" w:themeTint="D8"/>
    </w:rPr>
  </w:style>
  <w:style w:type="paragraph" w:styleId="Title">
    <w:name w:val="Title"/>
    <w:basedOn w:val="Normal"/>
    <w:next w:val="Normal"/>
    <w:link w:val="TitleChar"/>
    <w:uiPriority w:val="10"/>
    <w:qFormat/>
    <w:rsid w:val="00BA0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D3"/>
    <w:pPr>
      <w:spacing w:before="160"/>
      <w:jc w:val="center"/>
    </w:pPr>
    <w:rPr>
      <w:i/>
      <w:iCs/>
      <w:color w:val="404040" w:themeColor="text1" w:themeTint="BF"/>
    </w:rPr>
  </w:style>
  <w:style w:type="character" w:customStyle="1" w:styleId="QuoteChar">
    <w:name w:val="Quote Char"/>
    <w:basedOn w:val="DefaultParagraphFont"/>
    <w:link w:val="Quote"/>
    <w:uiPriority w:val="29"/>
    <w:rsid w:val="00BA0FD3"/>
    <w:rPr>
      <w:i/>
      <w:iCs/>
      <w:color w:val="404040" w:themeColor="text1" w:themeTint="BF"/>
    </w:rPr>
  </w:style>
  <w:style w:type="paragraph" w:styleId="ListParagraph">
    <w:name w:val="List Paragraph"/>
    <w:basedOn w:val="Normal"/>
    <w:uiPriority w:val="34"/>
    <w:qFormat/>
    <w:rsid w:val="00BA0FD3"/>
    <w:pPr>
      <w:ind w:left="720"/>
      <w:contextualSpacing/>
    </w:pPr>
  </w:style>
  <w:style w:type="character" w:styleId="IntenseEmphasis">
    <w:name w:val="Intense Emphasis"/>
    <w:basedOn w:val="DefaultParagraphFont"/>
    <w:uiPriority w:val="21"/>
    <w:qFormat/>
    <w:rsid w:val="00BA0FD3"/>
    <w:rPr>
      <w:i/>
      <w:iCs/>
      <w:color w:val="0F4761" w:themeColor="accent1" w:themeShade="BF"/>
    </w:rPr>
  </w:style>
  <w:style w:type="paragraph" w:styleId="IntenseQuote">
    <w:name w:val="Intense Quote"/>
    <w:basedOn w:val="Normal"/>
    <w:next w:val="Normal"/>
    <w:link w:val="IntenseQuoteChar"/>
    <w:uiPriority w:val="30"/>
    <w:qFormat/>
    <w:rsid w:val="00BA0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D3"/>
    <w:rPr>
      <w:i/>
      <w:iCs/>
      <w:color w:val="0F4761" w:themeColor="accent1" w:themeShade="BF"/>
    </w:rPr>
  </w:style>
  <w:style w:type="character" w:styleId="IntenseReference">
    <w:name w:val="Intense Reference"/>
    <w:basedOn w:val="DefaultParagraphFont"/>
    <w:uiPriority w:val="32"/>
    <w:qFormat/>
    <w:rsid w:val="00BA0FD3"/>
    <w:rPr>
      <w:b/>
      <w:bCs/>
      <w:smallCaps/>
      <w:color w:val="0F4761" w:themeColor="accent1" w:themeShade="BF"/>
      <w:spacing w:val="5"/>
    </w:rPr>
  </w:style>
  <w:style w:type="paragraph" w:customStyle="1" w:styleId="Style1FTR">
    <w:name w:val="Style1 FTR"/>
    <w:basedOn w:val="Heading1"/>
    <w:link w:val="Style1FTRCar"/>
    <w:qFormat/>
    <w:rsid w:val="00BA0FD3"/>
    <w:pPr>
      <w:spacing w:after="240"/>
    </w:pPr>
    <w:rPr>
      <w:rFonts w:ascii="Manrope" w:hAnsi="Manrope"/>
      <w:b/>
      <w:kern w:val="0"/>
      <w:sz w:val="24"/>
      <w:szCs w:val="32"/>
      <w:lang w:eastAsia="fr-CA"/>
      <w14:ligatures w14:val="none"/>
    </w:rPr>
  </w:style>
  <w:style w:type="character" w:customStyle="1" w:styleId="Style1FTRCar">
    <w:name w:val="Style1 FTR Car"/>
    <w:basedOn w:val="Heading1Char"/>
    <w:link w:val="Style1FTR"/>
    <w:rsid w:val="00BA0FD3"/>
    <w:rPr>
      <w:rFonts w:ascii="Manrope" w:eastAsiaTheme="majorEastAsia" w:hAnsi="Manrope" w:cstheme="majorBidi"/>
      <w:b/>
      <w:color w:val="0F4761" w:themeColor="accent1" w:themeShade="BF"/>
      <w:kern w:val="0"/>
      <w:sz w:val="24"/>
      <w:szCs w:val="32"/>
      <w:lang w:eastAsia="fr-CA"/>
      <w14:ligatures w14:val="none"/>
    </w:rPr>
  </w:style>
  <w:style w:type="paragraph" w:customStyle="1" w:styleId="Style1premierstitresFTR">
    <w:name w:val="Style 1 premiers titres FTR"/>
    <w:basedOn w:val="Heading1"/>
    <w:link w:val="Style1premierstitresFTRCar"/>
    <w:autoRedefine/>
    <w:qFormat/>
    <w:rsid w:val="00BA0FD3"/>
    <w:pPr>
      <w:spacing w:after="240"/>
    </w:pPr>
    <w:rPr>
      <w:rFonts w:ascii="Manrope" w:hAnsi="Manrope"/>
      <w:b/>
      <w:kern w:val="0"/>
      <w:sz w:val="28"/>
      <w:szCs w:val="28"/>
      <w:lang w:eastAsia="fr-CA"/>
      <w14:ligatures w14:val="none"/>
    </w:rPr>
  </w:style>
  <w:style w:type="character" w:customStyle="1" w:styleId="Style1premierstitresFTRCar">
    <w:name w:val="Style 1 premiers titres FTR Car"/>
    <w:basedOn w:val="Heading1Char"/>
    <w:link w:val="Style1premierstitresFTR"/>
    <w:rsid w:val="00BA0FD3"/>
    <w:rPr>
      <w:rFonts w:ascii="Manrope" w:eastAsiaTheme="majorEastAsia" w:hAnsi="Manrope" w:cstheme="majorBidi"/>
      <w:b/>
      <w:color w:val="0F4761" w:themeColor="accent1" w:themeShade="BF"/>
      <w:kern w:val="0"/>
      <w:sz w:val="28"/>
      <w:szCs w:val="28"/>
      <w:lang w:eastAsia="fr-CA"/>
      <w14:ligatures w14:val="none"/>
    </w:rPr>
  </w:style>
  <w:style w:type="paragraph" w:styleId="Header">
    <w:name w:val="header"/>
    <w:basedOn w:val="Normal"/>
    <w:link w:val="HeaderChar"/>
    <w:uiPriority w:val="99"/>
    <w:unhideWhenUsed/>
    <w:rsid w:val="001F1690"/>
    <w:pPr>
      <w:tabs>
        <w:tab w:val="center" w:pos="4320"/>
        <w:tab w:val="right" w:pos="8640"/>
      </w:tabs>
      <w:spacing w:after="0" w:line="240" w:lineRule="auto"/>
    </w:pPr>
  </w:style>
  <w:style w:type="character" w:customStyle="1" w:styleId="HeaderChar">
    <w:name w:val="Header Char"/>
    <w:basedOn w:val="DefaultParagraphFont"/>
    <w:link w:val="Header"/>
    <w:uiPriority w:val="99"/>
    <w:rsid w:val="001F1690"/>
  </w:style>
  <w:style w:type="paragraph" w:styleId="Footer">
    <w:name w:val="footer"/>
    <w:basedOn w:val="Normal"/>
    <w:link w:val="FooterChar"/>
    <w:uiPriority w:val="99"/>
    <w:unhideWhenUsed/>
    <w:rsid w:val="001F1690"/>
    <w:pPr>
      <w:tabs>
        <w:tab w:val="center" w:pos="4320"/>
        <w:tab w:val="right" w:pos="8640"/>
      </w:tabs>
      <w:spacing w:after="0" w:line="240" w:lineRule="auto"/>
    </w:pPr>
  </w:style>
  <w:style w:type="character" w:customStyle="1" w:styleId="FooterChar">
    <w:name w:val="Footer Char"/>
    <w:basedOn w:val="DefaultParagraphFont"/>
    <w:link w:val="Footer"/>
    <w:uiPriority w:val="99"/>
    <w:rsid w:val="001F1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53873">
      <w:bodyDiv w:val="1"/>
      <w:marLeft w:val="0"/>
      <w:marRight w:val="0"/>
      <w:marTop w:val="0"/>
      <w:marBottom w:val="0"/>
      <w:divBdr>
        <w:top w:val="none" w:sz="0" w:space="0" w:color="auto"/>
        <w:left w:val="none" w:sz="0" w:space="0" w:color="auto"/>
        <w:bottom w:val="none" w:sz="0" w:space="0" w:color="auto"/>
        <w:right w:val="none" w:sz="0" w:space="0" w:color="auto"/>
      </w:divBdr>
    </w:div>
    <w:div w:id="901059284">
      <w:bodyDiv w:val="1"/>
      <w:marLeft w:val="0"/>
      <w:marRight w:val="0"/>
      <w:marTop w:val="0"/>
      <w:marBottom w:val="0"/>
      <w:divBdr>
        <w:top w:val="none" w:sz="0" w:space="0" w:color="auto"/>
        <w:left w:val="none" w:sz="0" w:space="0" w:color="auto"/>
        <w:bottom w:val="none" w:sz="0" w:space="0" w:color="auto"/>
        <w:right w:val="none" w:sz="0" w:space="0" w:color="auto"/>
      </w:divBdr>
    </w:div>
    <w:div w:id="128982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2571</Words>
  <Characters>14660</Characters>
  <Application>Microsoft Office Word</Application>
  <DocSecurity>0</DocSecurity>
  <Lines>122</Lines>
  <Paragraphs>34</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
      <vt:lpstr>Annexe A. Liste des mesures fiscales (d’autres possibilités sont possibles)</vt:lpstr>
      <vt:lpstr>Annexe B. Exemple d’assignation des responsabilités</vt:lpstr>
      <vt:lpstr/>
      <vt:lpstr/>
      <vt:lpstr>Annexe C. Exemple d’échéancier</vt:lpstr>
      <vt:lpstr>Mesure 1</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2026-03-02T16:25:00Z</dcterms:created>
  <dcterms:modified xsi:type="dcterms:W3CDTF">2026-07-23T00:22:00Z</dcterms:modified>
</cp:coreProperties>
</file>